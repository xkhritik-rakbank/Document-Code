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D7180A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2C2392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0189C29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B2BB3C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69D905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5B67341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37059CE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83221D5" w14:textId="77777777" w:rsidR="00A84548" w:rsidRPr="00A923FF" w:rsidRDefault="00A84548" w:rsidP="00A84548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5648B4B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E4A474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29DEE86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FD4623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1C7F7FF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F81D7AF" w14:textId="35E9855F" w:rsidR="00A84548" w:rsidRPr="00A923FF" w:rsidRDefault="003B6768" w:rsidP="00A276F1">
      <w:pPr>
        <w:pStyle w:val="TOC1"/>
        <w:rPr>
          <w:szCs w:val="20"/>
        </w:rPr>
      </w:pPr>
      <w:r>
        <w:rPr>
          <w:szCs w:val="20"/>
        </w:rPr>
        <w:t>BPM</w:t>
      </w:r>
      <w:r w:rsidR="00C21526">
        <w:rPr>
          <w:szCs w:val="20"/>
        </w:rPr>
        <w:t xml:space="preserve">  MESSAGE FORMAT</w:t>
      </w:r>
      <w:r w:rsidR="00A84548" w:rsidRPr="00A923FF">
        <w:rPr>
          <w:szCs w:val="20"/>
        </w:rPr>
        <w:t xml:space="preserve"> </w:t>
      </w:r>
      <w:r>
        <w:rPr>
          <w:szCs w:val="20"/>
        </w:rPr>
        <w:t xml:space="preserve">: </w:t>
      </w:r>
      <w:r w:rsidR="00693FB9" w:rsidRPr="00693FB9">
        <w:rPr>
          <w:rFonts w:asciiTheme="minorHAnsi" w:hAnsiTheme="minorHAnsi" w:cstheme="minorHAnsi"/>
          <w:sz w:val="22"/>
          <w:szCs w:val="22"/>
        </w:rPr>
        <w:t>BLACKLIST_DETAILS</w:t>
      </w:r>
    </w:p>
    <w:p w14:paraId="333C63E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ED1CDEB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1D575E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5190E56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1D47D6E8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680C37B4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7C1E1C9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3FFBD5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250FFDAA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71831FA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E62FD2C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46976C35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A1F0452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52F59A2D" w14:textId="77777777"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14:paraId="332888C4" w14:textId="77777777" w:rsidR="00A84548" w:rsidRPr="00A923FF" w:rsidRDefault="00A84548" w:rsidP="00A84548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35138791" w14:textId="77777777" w:rsidR="00A84548" w:rsidRDefault="00B96FAC" w:rsidP="00B96FA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4944A0A3" w14:textId="77777777" w:rsidR="00D417F8" w:rsidRDefault="00D417F8">
      <w:pPr>
        <w:spacing w:before="0" w:after="2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14:paraId="68D37AAF" w14:textId="77777777" w:rsidR="00A84548" w:rsidRPr="00A923FF" w:rsidRDefault="00A84548" w:rsidP="00A84548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141673E1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p w14:paraId="3C682C38" w14:textId="77777777"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tbl>
      <w:tblPr>
        <w:tblW w:w="5281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34"/>
        <w:gridCol w:w="1020"/>
        <w:gridCol w:w="2602"/>
        <w:gridCol w:w="1455"/>
        <w:gridCol w:w="1515"/>
        <w:gridCol w:w="3870"/>
      </w:tblGrid>
      <w:tr w:rsidR="00A84548" w:rsidRPr="00A923FF" w14:paraId="6B953B11" w14:textId="77777777" w:rsidTr="00646A05">
        <w:trPr>
          <w:trHeight w:val="49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03754401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4BE7DCE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AED1E74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5B62114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1FED68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EE39343" w14:textId="77777777"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E2BA5" w:rsidRPr="00A923FF" w14:paraId="60E4FC82" w14:textId="77777777" w:rsidTr="00646A05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7F130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C9B92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9F5ED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BLACKLIST_DETAILS</w:t>
            </w:r>
          </w:p>
          <w:p w14:paraId="236C4F21" w14:textId="77777777" w:rsidR="00BE2BA5" w:rsidRPr="00A923FF" w:rsidRDefault="00BE2BA5" w:rsidP="00BE2BA5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CUSTOMER_BLACKLIST_DETAILS </w:t>
            </w: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msgformat</w:t>
            </w:r>
            <w:proofErr w:type="spellEnd"/>
            <w:r w:rsidRPr="00A923FF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A923FF">
              <w:rPr>
                <w:rFonts w:ascii="Verdana" w:hAnsi="Verdana" w:cs="Arial"/>
                <w:sz w:val="20"/>
                <w:szCs w:val="20"/>
              </w:rPr>
              <w:t>n</w:t>
            </w:r>
            <w:r w:rsidRPr="00A923FF">
              <w:rPr>
                <w:rFonts w:ascii="Verdana" w:hAnsi="Verdana"/>
                <w:sz w:val="20"/>
                <w:szCs w:val="20"/>
              </w:rPr>
              <w:t xml:space="preserve">ame changed to </w:t>
            </w:r>
            <w:r w:rsidRPr="00A923FF">
              <w:rPr>
                <w:rFonts w:ascii="Verdana" w:hAnsi="Verdana" w:cs="Arial"/>
                <w:sz w:val="20"/>
                <w:szCs w:val="20"/>
              </w:rPr>
              <w:t>BLACKLIST_DETAILS</w:t>
            </w:r>
          </w:p>
          <w:p w14:paraId="6CA927C6" w14:textId="49090062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7BACF" w14:textId="3AEE0E34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/>
                <w:sz w:val="20"/>
                <w:szCs w:val="20"/>
              </w:rPr>
              <w:t>Nagasamy</w:t>
            </w:r>
            <w:proofErr w:type="spellEnd"/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675FD" w14:textId="59A3B868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18-Apr-2016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9915C5" w14:textId="77777777" w:rsidR="00BE2BA5" w:rsidRPr="00A923FF" w:rsidRDefault="00BE2BA5" w:rsidP="00BE2BA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81B0A" w:rsidRPr="00A923FF" w14:paraId="247DE143" w14:textId="77777777" w:rsidTr="00646A05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B01E1" w14:textId="78D6C3C7" w:rsidR="00381B0A" w:rsidRPr="0016707B" w:rsidRDefault="00381B0A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3EA62" w14:textId="3CB8C99E" w:rsidR="00381B0A" w:rsidRPr="0016707B" w:rsidRDefault="00381B0A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/>
                <w:sz w:val="20"/>
                <w:szCs w:val="20"/>
                <w:highlight w:val="yellow"/>
              </w:rPr>
              <w:t>1.1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91BDE" w14:textId="50CF4937" w:rsidR="00381B0A" w:rsidRPr="0016707B" w:rsidRDefault="0016707B" w:rsidP="00381B0A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del w:id="0" w:author="Naresh Kola" w:date="2024-05-23T12:04:00Z">
              <w:r w:rsidRPr="0016707B" w:rsidDel="008C42C7">
                <w:rPr>
                  <w:rFonts w:ascii="Verdana" w:hAnsi="Verdana" w:cs="Arial"/>
                  <w:b/>
                  <w:sz w:val="20"/>
                  <w:szCs w:val="20"/>
                  <w:highlight w:val="yellow"/>
                </w:rPr>
                <w:delText xml:space="preserve">Modified </w:delText>
              </w:r>
            </w:del>
            <w:ins w:id="1" w:author="Naresh Kola" w:date="2024-05-23T12:04:00Z">
              <w:r w:rsidR="008C42C7">
                <w:rPr>
                  <w:rFonts w:ascii="Verdana" w:hAnsi="Verdana" w:cs="Arial"/>
                  <w:b/>
                  <w:sz w:val="20"/>
                  <w:szCs w:val="20"/>
                  <w:highlight w:val="yellow"/>
                </w:rPr>
                <w:t xml:space="preserve">Added </w:t>
              </w:r>
              <w:r w:rsidR="008C42C7" w:rsidRPr="0016707B">
                <w:rPr>
                  <w:rFonts w:ascii="Verdana" w:hAnsi="Verdana" w:cs="Arial"/>
                  <w:b/>
                  <w:sz w:val="20"/>
                  <w:szCs w:val="20"/>
                  <w:highlight w:val="yellow"/>
                </w:rPr>
                <w:t xml:space="preserve"> </w:t>
              </w:r>
              <w:proofErr w:type="spellStart"/>
              <w:r w:rsidR="008C42C7" w:rsidRPr="00776275">
                <w:rPr>
                  <w:rFonts w:ascii="Verdana" w:hAnsi="Verdana" w:cs="Arial"/>
                  <w:b/>
                  <w:sz w:val="20"/>
                  <w:szCs w:val="20"/>
                  <w:highlight w:val="yellow"/>
                  <w:rPrChange w:id="2" w:author="Naresh Kola" w:date="2024-05-23T12:04:00Z">
                    <w:rPr>
                      <w:rFonts w:ascii="Verdana" w:hAnsi="Verdana" w:cs="Arial"/>
                      <w:sz w:val="20"/>
                      <w:szCs w:val="20"/>
                      <w:highlight w:val="yellow"/>
                    </w:rPr>
                  </w:rPrChange>
                </w:rPr>
                <w:t>MasterDataId</w:t>
              </w:r>
              <w:proofErr w:type="spellEnd"/>
              <w:r w:rsidR="008C42C7" w:rsidRPr="0016707B" w:rsidDel="008C42C7">
                <w:rPr>
                  <w:rFonts w:ascii="Verdana" w:hAnsi="Verdana" w:cs="Arial"/>
                  <w:b/>
                  <w:sz w:val="20"/>
                  <w:szCs w:val="20"/>
                  <w:highlight w:val="yellow"/>
                </w:rPr>
                <w:t xml:space="preserve"> </w:t>
              </w:r>
            </w:ins>
            <w:del w:id="3" w:author="Naresh Kola" w:date="2024-05-23T12:04:00Z">
              <w:r w:rsidRPr="0016707B" w:rsidDel="008C42C7">
                <w:rPr>
                  <w:rFonts w:ascii="Verdana" w:hAnsi="Verdana" w:cs="Arial"/>
                  <w:b/>
                  <w:sz w:val="20"/>
                  <w:szCs w:val="20"/>
                  <w:highlight w:val="yellow"/>
                </w:rPr>
                <w:delText xml:space="preserve">BlackListDetails </w:delText>
              </w:r>
            </w:del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 xml:space="preserve">as part of </w:t>
            </w:r>
            <w:proofErr w:type="spellStart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>Court</w:t>
            </w:r>
            <w:bookmarkStart w:id="4" w:name="_GoBack"/>
            <w:bookmarkEnd w:id="4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>order</w:t>
            </w:r>
            <w:proofErr w:type="spellEnd"/>
            <w:r w:rsidRPr="0016707B">
              <w:rPr>
                <w:rFonts w:ascii="Verdana" w:hAnsi="Verdana" w:cs="Arial"/>
                <w:b/>
                <w:sz w:val="20"/>
                <w:szCs w:val="20"/>
                <w:highlight w:val="yellow"/>
              </w:rPr>
              <w:t xml:space="preserve"> Project</w:t>
            </w:r>
          </w:p>
          <w:p w14:paraId="1E537CAF" w14:textId="77777777" w:rsidR="00381B0A" w:rsidRPr="0016707B" w:rsidRDefault="00381B0A" w:rsidP="00381B0A">
            <w:pPr>
              <w:rPr>
                <w:rFonts w:ascii="Verdana" w:hAnsi="Verdana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2F934" w14:textId="4D5947E5" w:rsidR="00381B0A" w:rsidRPr="0016707B" w:rsidRDefault="00381B0A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16707B">
              <w:rPr>
                <w:rFonts w:ascii="Verdana" w:hAnsi="Verdana"/>
                <w:sz w:val="20"/>
                <w:szCs w:val="20"/>
                <w:highlight w:val="yellow"/>
              </w:rPr>
              <w:t>NareshKola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EF923" w14:textId="046981B1" w:rsidR="00381B0A" w:rsidRPr="0016707B" w:rsidRDefault="00D34BFF" w:rsidP="00381B0A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>
              <w:rPr>
                <w:rFonts w:ascii="Verdana" w:hAnsi="Verdana"/>
                <w:sz w:val="20"/>
                <w:szCs w:val="20"/>
                <w:highlight w:val="yellow"/>
              </w:rPr>
              <w:t>03-04</w:t>
            </w:r>
            <w:r w:rsidR="00381B0A" w:rsidRPr="0016707B">
              <w:rPr>
                <w:rFonts w:ascii="Verdana" w:hAnsi="Verdana"/>
                <w:sz w:val="20"/>
                <w:szCs w:val="20"/>
                <w:highlight w:val="yellow"/>
              </w:rPr>
              <w:t>-2024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2884DC" w14:textId="77777777" w:rsidR="00381B0A" w:rsidRPr="00A923FF" w:rsidRDefault="00381B0A" w:rsidP="00381B0A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BB7EE2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6A39243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D2F331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6C7BC6C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37941E27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48558A5F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4AA2DF0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FB11858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27FFBEB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945192D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0AE395E3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57F9E454" w14:textId="77777777"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14:paraId="17B7428B" w14:textId="306537AC" w:rsidR="00480649" w:rsidRDefault="00480649">
      <w:pPr>
        <w:spacing w:before="0" w:after="200"/>
        <w:rPr>
          <w:rFonts w:cstheme="minorHAnsi"/>
          <w:color w:val="0070C0"/>
          <w:sz w:val="32"/>
          <w:szCs w:val="32"/>
        </w:rPr>
      </w:pPr>
    </w:p>
    <w:p w14:paraId="6C8081E5" w14:textId="416403FB" w:rsidR="008F3302" w:rsidRPr="00BE2BA5" w:rsidRDefault="00BE2BA5" w:rsidP="008F3302">
      <w:pPr>
        <w:pStyle w:val="Heading3"/>
        <w:rPr>
          <w:rFonts w:cstheme="minorHAnsi"/>
          <w:color w:val="0070C0"/>
        </w:rPr>
      </w:pPr>
      <w:bookmarkStart w:id="5" w:name="_Toc431842951"/>
      <w:bookmarkStart w:id="6" w:name="_Toc439244580"/>
      <w:r w:rsidRPr="00BE2BA5">
        <w:rPr>
          <w:rFonts w:cstheme="minorHAnsi"/>
          <w:color w:val="0070C0"/>
        </w:rPr>
        <w:lastRenderedPageBreak/>
        <w:t>BLACKLIST_DETAILS</w:t>
      </w:r>
    </w:p>
    <w:p w14:paraId="19041F43" w14:textId="77777777" w:rsidR="00CA53E3" w:rsidRDefault="00CA53E3" w:rsidP="008F3302">
      <w:pPr>
        <w:pStyle w:val="Heading3"/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5"/>
      <w:bookmarkEnd w:id="6"/>
    </w:p>
    <w:p w14:paraId="629883DC" w14:textId="77777777" w:rsidR="00F8473B" w:rsidRDefault="00F8473B" w:rsidP="00682BF8">
      <w:pPr>
        <w:jc w:val="both"/>
        <w:rPr>
          <w:rFonts w:cstheme="minorHAnsi"/>
        </w:rPr>
      </w:pPr>
      <w:r w:rsidRPr="00F8473B">
        <w:rPr>
          <w:rFonts w:cstheme="minorHAnsi"/>
        </w:rPr>
        <w:t>This service is used to fetch blacklist details for BPM application</w:t>
      </w:r>
      <w:r w:rsidRPr="00F8473B" w:rsidDel="00F8473B">
        <w:rPr>
          <w:rFonts w:cstheme="minorHAnsi"/>
          <w:highlight w:val="red"/>
        </w:rPr>
        <w:t xml:space="preserve"> </w:t>
      </w:r>
    </w:p>
    <w:p w14:paraId="232BDD22" w14:textId="10076ADD"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Source System</w:t>
      </w:r>
      <w:r w:rsidRPr="000D45AD">
        <w:rPr>
          <w:rFonts w:cstheme="minorHAnsi"/>
        </w:rPr>
        <w:t xml:space="preserve">: </w:t>
      </w:r>
      <w:r>
        <w:rPr>
          <w:rFonts w:cs="Arial"/>
        </w:rPr>
        <w:t>BPM</w:t>
      </w:r>
    </w:p>
    <w:p w14:paraId="64CF2C81" w14:textId="77777777"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Target System:</w:t>
      </w:r>
      <w:r>
        <w:rPr>
          <w:rFonts w:cstheme="minorHAnsi"/>
        </w:rPr>
        <w:t xml:space="preserve"> </w:t>
      </w:r>
      <w:r w:rsidR="0019736B">
        <w:rPr>
          <w:rFonts w:cstheme="minorHAnsi"/>
        </w:rPr>
        <w:t>FIN</w:t>
      </w:r>
    </w:p>
    <w:p w14:paraId="7AEB31D1" w14:textId="07ADCFAC" w:rsidR="00682BF8" w:rsidRPr="000D45AD" w:rsidRDefault="00682BF8" w:rsidP="00682BF8">
      <w:pPr>
        <w:spacing w:before="0" w:after="0" w:line="240" w:lineRule="auto"/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Message Format Name:</w:t>
      </w:r>
      <w:r w:rsidRPr="000D45AD">
        <w:rPr>
          <w:rFonts w:cstheme="minorHAnsi"/>
        </w:rPr>
        <w:t xml:space="preserve"> </w:t>
      </w:r>
      <w:r w:rsidR="00E346FC" w:rsidRPr="00E346FC">
        <w:rPr>
          <w:rFonts w:cstheme="minorHAnsi"/>
        </w:rPr>
        <w:t>BLACKLIST</w:t>
      </w:r>
      <w:r w:rsidR="00BE2BA5">
        <w:rPr>
          <w:rFonts w:cstheme="minorHAnsi"/>
        </w:rPr>
        <w:t>_DETAILS</w:t>
      </w:r>
    </w:p>
    <w:p w14:paraId="2BE320C7" w14:textId="77777777" w:rsidR="00CA53E3" w:rsidRDefault="00CA53E3" w:rsidP="00CA53E3"/>
    <w:p w14:paraId="2257C924" w14:textId="77777777" w:rsidR="0006628A" w:rsidRPr="00AC0C10" w:rsidRDefault="0006628A" w:rsidP="0006628A">
      <w:pPr>
        <w:rPr>
          <w:sz w:val="18"/>
          <w:szCs w:val="18"/>
        </w:rPr>
      </w:pPr>
    </w:p>
    <w:p w14:paraId="1CCC3130" w14:textId="77777777" w:rsidR="0006628A" w:rsidRDefault="0006628A" w:rsidP="0006628A">
      <w:pPr>
        <w:pStyle w:val="Heading3"/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t>Data Conversions</w:t>
      </w:r>
    </w:p>
    <w:p w14:paraId="6087C05F" w14:textId="77777777" w:rsidR="0006628A" w:rsidRPr="00300118" w:rsidRDefault="0006628A" w:rsidP="0006628A"/>
    <w:tbl>
      <w:tblPr>
        <w:tblW w:w="89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7"/>
        <w:gridCol w:w="7110"/>
      </w:tblGrid>
      <w:tr w:rsidR="0006628A" w:rsidRPr="00AB071C" w14:paraId="5438FC4E" w14:textId="77777777" w:rsidTr="00127D43">
        <w:trPr>
          <w:tblHeader/>
        </w:trPr>
        <w:tc>
          <w:tcPr>
            <w:tcW w:w="1887" w:type="dxa"/>
            <w:shd w:val="clear" w:color="auto" w:fill="B8CCE4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F6B8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 xml:space="preserve">Field Name </w:t>
            </w:r>
          </w:p>
        </w:tc>
        <w:tc>
          <w:tcPr>
            <w:tcW w:w="7110" w:type="dxa"/>
            <w:shd w:val="clear" w:color="auto" w:fill="B8CCE4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4D480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 xml:space="preserve">Description </w:t>
            </w:r>
          </w:p>
        </w:tc>
      </w:tr>
      <w:tr w:rsidR="0006628A" w:rsidRPr="00AB071C" w14:paraId="0AD865E9" w14:textId="77777777" w:rsidTr="00127D43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412F4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String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7F394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Can be a string of characters and numerals.</w:t>
            </w:r>
          </w:p>
        </w:tc>
      </w:tr>
      <w:tr w:rsidR="0006628A" w:rsidRPr="00AB071C" w14:paraId="19464BB1" w14:textId="77777777" w:rsidTr="00127D43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A59C3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Integer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25792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Field can contain digits from ‘0’ to ‘9’.</w:t>
            </w:r>
          </w:p>
        </w:tc>
      </w:tr>
      <w:tr w:rsidR="0006628A" w:rsidRPr="00AB071C" w14:paraId="5B8D156B" w14:textId="77777777" w:rsidTr="00127D43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27C00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Date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BD666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Field will contain date in the format ‘</w:t>
            </w:r>
            <w:r w:rsidRPr="00912402">
              <w:rPr>
                <w:rFonts w:cstheme="minorHAnsi"/>
              </w:rPr>
              <w:t>YYYY-MM-DD’</w:t>
            </w:r>
            <w:r w:rsidRPr="00AB071C">
              <w:rPr>
                <w:rFonts w:cstheme="minorHAnsi"/>
              </w:rPr>
              <w:t>.</w:t>
            </w:r>
          </w:p>
        </w:tc>
      </w:tr>
      <w:tr w:rsidR="0006628A" w:rsidRPr="00AB071C" w14:paraId="3A61CA65" w14:textId="77777777" w:rsidTr="00127D43">
        <w:tc>
          <w:tcPr>
            <w:tcW w:w="18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B8835" w14:textId="77777777" w:rsidR="0006628A" w:rsidRPr="00AB071C" w:rsidRDefault="0006628A" w:rsidP="00127D43">
            <w:pPr>
              <w:spacing w:before="0" w:after="0" w:line="240" w:lineRule="auto"/>
              <w:rPr>
                <w:rFonts w:cstheme="minorHAnsi"/>
              </w:rPr>
            </w:pPr>
            <w:r w:rsidRPr="00AB071C">
              <w:rPr>
                <w:rFonts w:cstheme="minorHAnsi"/>
              </w:rPr>
              <w:t>Amount</w:t>
            </w:r>
          </w:p>
        </w:tc>
        <w:tc>
          <w:tcPr>
            <w:tcW w:w="71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52707" w14:textId="77777777" w:rsidR="0006628A" w:rsidRPr="00AB071C" w:rsidRDefault="0006628A" w:rsidP="00127D43">
            <w:pPr>
              <w:spacing w:before="0" w:after="0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Number (18,3) [ Mantissa (18), Decimal Precision (3), excluding dot],</w:t>
            </w:r>
          </w:p>
          <w:p w14:paraId="50572636" w14:textId="77777777" w:rsidR="0006628A" w:rsidRPr="00AB071C" w:rsidRDefault="0006628A" w:rsidP="00127D43">
            <w:pPr>
              <w:spacing w:before="0" w:after="0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Ex: 50.05 AED, 3.099 BHD and 10 JPY</w:t>
            </w:r>
          </w:p>
        </w:tc>
      </w:tr>
    </w:tbl>
    <w:p w14:paraId="549E6A4B" w14:textId="77777777" w:rsidR="0006628A" w:rsidRPr="00AB071C" w:rsidRDefault="0006628A" w:rsidP="0006628A">
      <w:pPr>
        <w:rPr>
          <w:rFonts w:cstheme="minorHAnsi"/>
        </w:rPr>
      </w:pPr>
    </w:p>
    <w:p w14:paraId="5C60A4C6" w14:textId="77777777" w:rsidR="0006628A" w:rsidRPr="00AB071C" w:rsidRDefault="0006628A" w:rsidP="0006628A">
      <w:pPr>
        <w:rPr>
          <w:rFonts w:cstheme="minorHAnsi"/>
        </w:rPr>
      </w:pPr>
      <w:r w:rsidRPr="00AB071C">
        <w:rPr>
          <w:rFonts w:cstheme="minorHAnsi"/>
        </w:rPr>
        <w:t>Following default values are applicable in both request and response messages</w:t>
      </w:r>
      <w:r>
        <w:rPr>
          <w:rFonts w:cstheme="minorHAnsi"/>
        </w:rPr>
        <w:t xml:space="preserve"> if optional tag with no value from host or user is sent in message structure.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85"/>
        <w:gridCol w:w="7110"/>
      </w:tblGrid>
      <w:tr w:rsidR="0006628A" w:rsidRPr="00AB071C" w14:paraId="534C48AA" w14:textId="77777777" w:rsidTr="00127D43">
        <w:tc>
          <w:tcPr>
            <w:tcW w:w="1885" w:type="dxa"/>
            <w:shd w:val="clear" w:color="auto" w:fill="95B3D7" w:themeFill="accent1" w:themeFillTint="99"/>
          </w:tcPr>
          <w:p w14:paraId="029E1E7E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>Field Type</w:t>
            </w:r>
          </w:p>
        </w:tc>
        <w:tc>
          <w:tcPr>
            <w:tcW w:w="7110" w:type="dxa"/>
            <w:shd w:val="clear" w:color="auto" w:fill="95B3D7" w:themeFill="accent1" w:themeFillTint="99"/>
          </w:tcPr>
          <w:p w14:paraId="07048418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  <w:b/>
              </w:rPr>
            </w:pPr>
            <w:r w:rsidRPr="00AB071C">
              <w:rPr>
                <w:rFonts w:cstheme="minorHAnsi"/>
                <w:b/>
              </w:rPr>
              <w:t>Default Value</w:t>
            </w:r>
          </w:p>
        </w:tc>
      </w:tr>
      <w:tr w:rsidR="0006628A" w:rsidRPr="00AB071C" w14:paraId="6F5E0EBC" w14:textId="77777777" w:rsidTr="00127D43">
        <w:tc>
          <w:tcPr>
            <w:tcW w:w="1885" w:type="dxa"/>
          </w:tcPr>
          <w:p w14:paraId="308C7838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String</w:t>
            </w:r>
          </w:p>
        </w:tc>
        <w:tc>
          <w:tcPr>
            <w:tcW w:w="7110" w:type="dxa"/>
          </w:tcPr>
          <w:p w14:paraId="17ECB810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Blank</w:t>
            </w:r>
          </w:p>
        </w:tc>
      </w:tr>
      <w:tr w:rsidR="0006628A" w:rsidRPr="00AB071C" w14:paraId="4FACC19A" w14:textId="77777777" w:rsidTr="00127D43">
        <w:tc>
          <w:tcPr>
            <w:tcW w:w="1885" w:type="dxa"/>
          </w:tcPr>
          <w:p w14:paraId="066822BC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Amount</w:t>
            </w:r>
          </w:p>
        </w:tc>
        <w:tc>
          <w:tcPr>
            <w:tcW w:w="7110" w:type="dxa"/>
          </w:tcPr>
          <w:p w14:paraId="64093114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0.00</w:t>
            </w:r>
          </w:p>
        </w:tc>
      </w:tr>
      <w:tr w:rsidR="0006628A" w:rsidRPr="00AB071C" w14:paraId="2CF98C8B" w14:textId="77777777" w:rsidTr="00127D43">
        <w:tc>
          <w:tcPr>
            <w:tcW w:w="1885" w:type="dxa"/>
          </w:tcPr>
          <w:p w14:paraId="318C1C05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Date</w:t>
            </w:r>
          </w:p>
        </w:tc>
        <w:tc>
          <w:tcPr>
            <w:tcW w:w="7110" w:type="dxa"/>
          </w:tcPr>
          <w:p w14:paraId="671BB4F2" w14:textId="77777777" w:rsidR="0006628A" w:rsidRPr="00AB071C" w:rsidRDefault="0006628A" w:rsidP="00127D43">
            <w:pPr>
              <w:spacing w:before="0" w:after="0" w:line="276" w:lineRule="auto"/>
              <w:jc w:val="both"/>
              <w:rPr>
                <w:rFonts w:cstheme="minorHAnsi"/>
              </w:rPr>
            </w:pPr>
            <w:r w:rsidRPr="00AB071C">
              <w:rPr>
                <w:rFonts w:cstheme="minorHAnsi"/>
              </w:rPr>
              <w:t>1900-01-01</w:t>
            </w:r>
          </w:p>
        </w:tc>
      </w:tr>
    </w:tbl>
    <w:p w14:paraId="16DFCA12" w14:textId="77777777" w:rsidR="0006628A" w:rsidRDefault="0006628A" w:rsidP="00CA53E3"/>
    <w:p w14:paraId="436D43E4" w14:textId="7C918829" w:rsidR="0021122B" w:rsidRPr="0021122B" w:rsidRDefault="0006628A" w:rsidP="0021122B">
      <w:pPr>
        <w:pStyle w:val="Heading3"/>
        <w:ind w:left="504" w:hanging="504"/>
        <w:rPr>
          <w:color w:val="365F91" w:themeColor="accent1" w:themeShade="BF"/>
          <w:szCs w:val="24"/>
          <w:u w:val="single"/>
        </w:rPr>
      </w:pPr>
      <w:bookmarkStart w:id="7" w:name="_Toc431842953"/>
      <w:bookmarkStart w:id="8" w:name="_Toc439244582"/>
      <w:r>
        <w:rPr>
          <w:rFonts w:cstheme="minorHAnsi"/>
          <w:color w:val="0070C0"/>
        </w:rPr>
        <w:t xml:space="preserve"> </w:t>
      </w:r>
      <w:r w:rsidR="00CA53E3" w:rsidRPr="009F480D">
        <w:rPr>
          <w:rFonts w:cstheme="minorHAnsi"/>
          <w:color w:val="0070C0"/>
        </w:rPr>
        <w:t>Request</w:t>
      </w:r>
      <w:r w:rsidR="00CA53E3">
        <w:rPr>
          <w:rFonts w:cstheme="minorHAnsi"/>
          <w:color w:val="0070C0"/>
        </w:rPr>
        <w:t xml:space="preserve"> Description</w:t>
      </w:r>
      <w:bookmarkStart w:id="9" w:name="_Toc431842954"/>
      <w:bookmarkStart w:id="10" w:name="_Toc439244583"/>
      <w:bookmarkEnd w:id="7"/>
      <w:bookmarkEnd w:id="8"/>
    </w:p>
    <w:p w14:paraId="51D25440" w14:textId="77777777" w:rsidR="0021122B" w:rsidRPr="006E1B6B" w:rsidRDefault="0021122B" w:rsidP="0021122B">
      <w:pPr>
        <w:pStyle w:val="DBSBody"/>
        <w:rPr>
          <w:rFonts w:ascii="Verdana" w:eastAsia="Times New Roman" w:hAnsi="Verdana" w:cs="Times New Roman"/>
          <w:b/>
        </w:rPr>
      </w:pPr>
    </w:p>
    <w:p w14:paraId="265D529B" w14:textId="77777777" w:rsidR="008612DC" w:rsidRPr="00A923FF" w:rsidRDefault="008612DC" w:rsidP="008612DC">
      <w:pPr>
        <w:pStyle w:val="DBSBody"/>
        <w:rPr>
          <w:rFonts w:ascii="Verdana" w:eastAsia="Times New Roman" w:hAnsi="Verdana" w:cs="Times New Roman"/>
          <w:b/>
        </w:rPr>
      </w:pPr>
      <w:r w:rsidRPr="00A923FF">
        <w:rPr>
          <w:rFonts w:ascii="Verdana" w:eastAsia="Times New Roman" w:hAnsi="Verdana" w:cs="Times New Roman"/>
          <w:b/>
        </w:rPr>
        <w:t>Request Description:</w:t>
      </w:r>
    </w:p>
    <w:p w14:paraId="6536DAD9" w14:textId="77777777" w:rsidR="008612DC" w:rsidRPr="00A923FF" w:rsidRDefault="008612DC" w:rsidP="008612DC">
      <w:pPr>
        <w:rPr>
          <w:rFonts w:ascii="Verdana" w:hAnsi="Verdana" w:cs="Arial"/>
          <w:b/>
          <w:sz w:val="20"/>
          <w:szCs w:val="20"/>
          <w:u w:val="single"/>
        </w:rPr>
      </w:pPr>
    </w:p>
    <w:tbl>
      <w:tblPr>
        <w:tblW w:w="49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3517"/>
        <w:gridCol w:w="1838"/>
        <w:gridCol w:w="2229"/>
      </w:tblGrid>
      <w:tr w:rsidR="008612DC" w:rsidRPr="00A923FF" w14:paraId="0E8C0661" w14:textId="77777777" w:rsidTr="000133FE">
        <w:trPr>
          <w:trHeight w:val="144"/>
          <w:tblHeader/>
        </w:trPr>
        <w:tc>
          <w:tcPr>
            <w:tcW w:w="1455" w:type="pct"/>
            <w:shd w:val="clear" w:color="auto" w:fill="C6D9F1"/>
          </w:tcPr>
          <w:p w14:paraId="0476AF2C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44" w:type="pct"/>
            <w:shd w:val="clear" w:color="auto" w:fill="C6D9F1"/>
          </w:tcPr>
          <w:p w14:paraId="582AD385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59" w:type="pct"/>
            <w:shd w:val="clear" w:color="auto" w:fill="C6D9F1"/>
          </w:tcPr>
          <w:p w14:paraId="7E01796B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1042" w:type="pct"/>
            <w:shd w:val="clear" w:color="auto" w:fill="C6D9F1"/>
          </w:tcPr>
          <w:p w14:paraId="199BF17D" w14:textId="77777777" w:rsidR="008612DC" w:rsidRPr="00A923FF" w:rsidRDefault="008612DC" w:rsidP="000133F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8612DC" w:rsidRPr="00A923FF" w14:paraId="1125711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7308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D1CC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5B6D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0FAF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612DC" w:rsidRPr="00A923FF" w14:paraId="7802C0C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2709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CIFID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7544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Finacle CIF ID.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61E3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ED13" w14:textId="77777777" w:rsidR="008612DC" w:rsidRPr="00A923FF" w:rsidRDefault="008612DC" w:rsidP="000133FE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C18CE">
              <w:rPr>
                <w:rFonts w:ascii="Verdana" w:eastAsia="Times New Roman" w:hAnsi="Verdana"/>
                <w:color w:val="auto"/>
                <w:sz w:val="20"/>
                <w:szCs w:val="20"/>
              </w:rPr>
              <w:t>Optional</w:t>
            </w:r>
          </w:p>
        </w:tc>
      </w:tr>
      <w:tr w:rsidR="00CD2908" w:rsidRPr="00A923FF" w14:paraId="7469B34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5C9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CustomerType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670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E8B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4318" w14:textId="77777777" w:rsidR="00CD2908" w:rsidRPr="00A923FF" w:rsidRDefault="00CD2908" w:rsidP="00CD2908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923FF">
              <w:rPr>
                <w:rFonts w:ascii="Verdana" w:eastAsia="Times New Roman" w:hAnsi="Verdana"/>
                <w:color w:val="auto"/>
                <w:sz w:val="20"/>
                <w:szCs w:val="20"/>
              </w:rPr>
              <w:t>Optional</w:t>
            </w:r>
          </w:p>
        </w:tc>
      </w:tr>
      <w:tr w:rsidR="00CD2908" w:rsidRPr="00A923FF" w14:paraId="01A8559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8B0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RetailCorpFlag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87B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  <w:p w14:paraId="430CB70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List Of Valid Values</w:t>
            </w:r>
          </w:p>
          <w:p w14:paraId="59D6F2B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‘R’ -&gt; Retail</w:t>
            </w:r>
          </w:p>
          <w:p w14:paraId="262B436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‘C’ -&gt;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D0B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7BE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D2908" w:rsidRPr="00A923FF" w14:paraId="43D6F16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1B4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EntityType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365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LOV-Blacklist Retail / Negate Retail - 1 - All 2 - Contact 3 - Customer 4 - Prospect 5 -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NonCustomer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 Suspend Retail - 3 -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4CA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AF3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81A513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1BFB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2B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personal Information.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F40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4AB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7700288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F6C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332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first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9F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E34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B7A1A3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9CC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7C0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middle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EA2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5F9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4C81E2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961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BFF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last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9D5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929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7C5715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98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269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Short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EC6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45A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1E0E0BF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BD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CF6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full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FD0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035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793B2B2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C57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MaritalStatus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79E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Marital Status.</w:t>
            </w:r>
          </w:p>
          <w:p w14:paraId="3BF1BA6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Refer to Annexure B (Marital Status-&gt; Code) for the possible list of values.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D40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974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045020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351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Nationality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EEA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Nationality.</w:t>
            </w:r>
          </w:p>
          <w:p w14:paraId="1B231A7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Refer to Annexure A (Nationality -&gt; Code) for the possible list of values.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127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378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0AB478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5AB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598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customer date of birth.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258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90F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C47B05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58B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Occupation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422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occupational information of the customer</w:t>
            </w:r>
          </w:p>
          <w:p w14:paraId="37506C6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Refer to Annexure B (Profession-&gt; Code) for the possible list of values.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4E4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4BA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EDACA8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F5EA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D29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011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8A1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A9EAE08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A683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56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corporate name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6C6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DA1E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DA04B0F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296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CorporateName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D6C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corporate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28C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DCC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7771817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6D3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DCA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short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A83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016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1B1553F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A32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RepresentativeLastName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B87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information of Corporate representative Last name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173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F04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92251B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303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CountryOfIncorporation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C87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details of country of Incorporation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055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326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CC0B0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B69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76A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Incorporation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B10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104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2807428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A47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IndustrySegment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624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Industry Segment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CB8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F6E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DA0A93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F3D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IndustrySubSegment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E8E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Industry Sub Segment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AEE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AA5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AAC03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91B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2BC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9AD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9F6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963AD9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9B02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AddressDetails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741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address details of the Customer.</w:t>
            </w:r>
          </w:p>
          <w:p w14:paraId="6B818FE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 xml:space="preserve">Only one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AddressDetails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segment should be send in the request.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A2E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8B7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760DF1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780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AddressType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A08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Type of Address</w:t>
            </w:r>
          </w:p>
          <w:p w14:paraId="51B8E63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Set Value to ‘Address’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5B9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9B1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BAF2ED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0FC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AddressLine1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767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first line of the address.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B02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00A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48DF957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ABE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AddressLine2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510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second line of the address.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60A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716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8B66084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E08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AddressLine3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77C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third line of the address.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34F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48A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3D4591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96D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City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D61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city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8F8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658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847AE64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A2A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State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907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state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477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EA48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A72B9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EAD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Country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78D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country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C84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A63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3793E0F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7F7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ZipCode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23B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zip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DB2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3F8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CE518A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AB9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POBox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165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postal code. i.e. P.O box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160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894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E9309C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A12B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AddressDetails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CFC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DBDE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98C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8B75D4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E332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CF1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contact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0AE8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3B8D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CF98C6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052D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94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email id.</w:t>
            </w:r>
          </w:p>
          <w:p w14:paraId="08BFFDE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aggregate will come only for retail customers.</w:t>
            </w:r>
          </w:p>
          <w:p w14:paraId="487C2A6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Only one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EmailAddress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segment should be send in the request.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C1E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DC7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7EA5D7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6C8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859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email address value corresponding to the "Type".</w:t>
            </w:r>
          </w:p>
          <w:p w14:paraId="19A1AAF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Valid value – “Email 1”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15D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236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5026ED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94C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MailIdValue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0AA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email address type.</w:t>
            </w:r>
          </w:p>
          <w:p w14:paraId="332E892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A19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C9B8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0DFC99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DD2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4A6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4450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8F8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3D5D26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CC78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D6A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Phone and Fax Details.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CF2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650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E46CD7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BC9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AF2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LOV - "Office Phone", "Residence Phone", "Mobile Number" and "Fax Number" for corporate and “Fax Number” only for retail.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D4F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16F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09DBAA6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DA0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F9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Number for the corresponding type.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F6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056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ECA16D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4CBE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F81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F60D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21F2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584DE8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B68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891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3ED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0E1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6D3AC0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84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DSAId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4689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DSAId</w:t>
            </w:r>
            <w:proofErr w:type="spellEnd"/>
          </w:p>
          <w:p w14:paraId="0963BEC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A27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String(12)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A8F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CACFCD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471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CA5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information of Domicile Branch</w:t>
            </w:r>
          </w:p>
          <w:p w14:paraId="1C56959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B95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605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1CFB4B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9B0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PrimaryServiceCentre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03A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Primary Branch Id.</w:t>
            </w:r>
          </w:p>
          <w:p w14:paraId="3B8C182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296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CFE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C8D39D4" w14:textId="77777777" w:rsidTr="000133FE">
        <w:trPr>
          <w:trHeight w:val="722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CED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GroupId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784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Group Id.</w:t>
            </w:r>
          </w:p>
          <w:p w14:paraId="7B99478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This field will come only for the retail customers.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FD4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39ED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661EE427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2FE3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GroupName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084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Group name.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877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554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78B1BA1" w14:textId="77777777" w:rsidTr="000133FE">
        <w:trPr>
          <w:trHeight w:val="25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982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RelationshipManagerCode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6D1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Relation Manager code.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57F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3AB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4653EB4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BC3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AccountManagerId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63D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Account Manager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40F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F6C1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FD8BB7E" w14:textId="77777777" w:rsidTr="000133FE">
        <w:trPr>
          <w:trHeight w:val="978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4B2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966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information related to status.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67C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2BA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ABAC51C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C23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91F7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LOV- 'Black List', ’Negative List', 'Suspension List'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B6B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E88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F5B7517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87E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B23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the value as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statusType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yes or no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661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4B7B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7D6E8912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D12A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21F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7F5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E85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358EB989" w14:textId="77777777" w:rsidTr="000133FE">
        <w:trPr>
          <w:trHeight w:val="722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E57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Account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9152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Loan Account Id Details.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B5BA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9097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2EA7A39" w14:textId="77777777" w:rsidTr="000133FE">
        <w:trPr>
          <w:trHeight w:val="1715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9DF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AccountType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63A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the information Account type LOV- 1 - Credit Cards 2 - Accounts ( Current / Deposit / Savings /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Demat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) 3 - Debit Cards 4 - Equation Master Number 5 - Loans 6 - Investment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82A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C08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3CDC1E0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904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AccountNumber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0C9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account id information of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F5A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8D04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650CF92" w14:textId="77777777" w:rsidTr="000133FE">
        <w:trPr>
          <w:trHeight w:val="24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65AD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Account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534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6B7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6F33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23C8B47" w14:textId="77777777" w:rsidTr="000133FE">
        <w:trPr>
          <w:trHeight w:val="722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D7EE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684D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 :- This aggregate holds Legal documents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3D9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DD95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5F001635" w14:textId="77777777" w:rsidTr="000133FE">
        <w:trPr>
          <w:trHeight w:val="978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D6DE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E5B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 and “Trading License Number”</w:t>
            </w:r>
          </w:p>
          <w:p w14:paraId="770B092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D491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BAF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D2908" w:rsidRPr="00A923FF" w14:paraId="4566B718" w14:textId="77777777" w:rsidTr="000133FE">
        <w:trPr>
          <w:trHeight w:val="48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E61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DocumentRefNumber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DD5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unique document identifier.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3C6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2789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D2908" w:rsidRPr="00A923FF" w14:paraId="0256901F" w14:textId="77777777" w:rsidTr="000133FE">
        <w:trPr>
          <w:trHeight w:val="256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E52B" w14:textId="77777777" w:rsidR="00CD2908" w:rsidRPr="00A923FF" w:rsidRDefault="00CD2908" w:rsidP="00CD290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671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5166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80AF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04ADC2D7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A0DF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59EA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3AC0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String (80) 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C24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24C8F84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74C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5C8C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47AB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38AC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CD2908" w:rsidRPr="00A923FF" w14:paraId="14CA8AF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79F4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6328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9D05" w14:textId="77777777" w:rsidR="00CD2908" w:rsidRPr="00A923FF" w:rsidRDefault="00CD2908" w:rsidP="00CD2908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9816" w14:textId="77777777" w:rsidR="00CD2908" w:rsidRPr="00A923FF" w:rsidRDefault="00CD2908" w:rsidP="00CD2908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3940F846" w14:textId="77777777" w:rsidR="008612DC" w:rsidRPr="00A923FF" w:rsidRDefault="008612DC" w:rsidP="008612DC">
      <w:pPr>
        <w:rPr>
          <w:rFonts w:ascii="Verdana" w:eastAsia="Calibri" w:hAnsi="Verdana"/>
          <w:sz w:val="20"/>
          <w:szCs w:val="20"/>
        </w:rPr>
      </w:pPr>
    </w:p>
    <w:p w14:paraId="3C3A9DE3" w14:textId="77777777" w:rsidR="0021122B" w:rsidRPr="00A923FF" w:rsidRDefault="0021122B" w:rsidP="0021122B">
      <w:pPr>
        <w:rPr>
          <w:rFonts w:ascii="Verdana" w:eastAsia="Calibri" w:hAnsi="Verdana"/>
          <w:sz w:val="20"/>
          <w:szCs w:val="20"/>
        </w:rPr>
      </w:pPr>
    </w:p>
    <w:p w14:paraId="2FC7D3C0" w14:textId="074BB92A" w:rsidR="0021122B" w:rsidRPr="006E1B6B" w:rsidRDefault="0021122B" w:rsidP="0021122B"/>
    <w:p w14:paraId="20132EC4" w14:textId="22A68B86" w:rsidR="0021122B" w:rsidRPr="00FB44FF" w:rsidRDefault="0021122B" w:rsidP="0021122B">
      <w:pPr>
        <w:rPr>
          <w:rFonts w:ascii="Verdana" w:hAnsi="Verdana"/>
          <w:sz w:val="20"/>
          <w:szCs w:val="20"/>
          <w:u w:val="single"/>
        </w:rPr>
      </w:pPr>
      <w:r w:rsidRPr="00FB44FF">
        <w:rPr>
          <w:rFonts w:ascii="Verdana" w:hAnsi="Verdana"/>
          <w:sz w:val="20"/>
          <w:szCs w:val="20"/>
          <w:u w:val="single"/>
        </w:rPr>
        <w:t>Request:</w:t>
      </w:r>
    </w:p>
    <w:p w14:paraId="2CF35D6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&lt;EE_EAI_MESSAGE&gt;</w:t>
      </w:r>
    </w:p>
    <w:p w14:paraId="0F53B1A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&lt;EE_EAI_HEADER&gt;</w:t>
      </w:r>
    </w:p>
    <w:p w14:paraId="18D24C9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&lt;MsgFormat&gt;BLACKLIST_DETAILS&lt;/MsgFormat&gt;</w:t>
      </w:r>
    </w:p>
    <w:p w14:paraId="56D06A2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&lt;MsgVersion&gt;0001&lt;/MsgVersion&gt;</w:t>
      </w:r>
    </w:p>
    <w:p w14:paraId="1484862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&lt;RequestorChannelId&gt;BPM&lt;/RequestorChannelId&gt;</w:t>
      </w:r>
    </w:p>
    <w:p w14:paraId="3B1C2E6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&lt;RequestorUserId&gt;RAKUSER&lt;/RequestorUserId&gt;</w:t>
      </w:r>
    </w:p>
    <w:p w14:paraId="432E3A1B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&lt;RequestorLanguage&gt;E&lt;/RequestorLanguage&gt;</w:t>
      </w:r>
    </w:p>
    <w:p w14:paraId="5F77F93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&lt;RequestorSecurityInfo&gt;secure&lt;/RequestorSecurityInfo&gt;</w:t>
      </w:r>
    </w:p>
    <w:p w14:paraId="18A0CA4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&lt;ReturnCode&gt;0000&lt;/ReturnCode&gt;</w:t>
      </w:r>
    </w:p>
    <w:p w14:paraId="6B7C3BE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&lt;ReturnDesc&gt;REQ&lt;/ReturnDesc&gt;</w:t>
      </w:r>
    </w:p>
    <w:p w14:paraId="1813561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&lt;MessageId&gt;BLACKLIST001&lt;/MessageId&gt;</w:t>
      </w:r>
    </w:p>
    <w:p w14:paraId="38DAF20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&lt;Extra1&gt;REQ||BPM.123&lt;/Extra1&gt;</w:t>
      </w:r>
    </w:p>
    <w:p w14:paraId="42847E9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&lt;Extra2&gt;2014-03-25T11:05:30.000+04:00&lt;/Extra2&gt;</w:t>
      </w:r>
    </w:p>
    <w:p w14:paraId="6FF9449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&lt;/EE_EAI_HEADER&gt;</w:t>
      </w:r>
    </w:p>
    <w:p w14:paraId="48C9379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&lt;CustomerBlackListRequest&gt;</w:t>
      </w:r>
    </w:p>
    <w:p w14:paraId="6A67451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&lt;BankId&gt;RAK&lt;/BankId&gt;</w:t>
      </w:r>
    </w:p>
    <w:p w14:paraId="16D2995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&lt;CIFID&gt;*******&lt;/CIFID&gt;</w:t>
      </w:r>
    </w:p>
    <w:p w14:paraId="285250F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&lt;CustomerType&gt;&lt;/CustomerType&gt;</w:t>
      </w:r>
    </w:p>
    <w:p w14:paraId="78F9C95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&lt;RetailCorpFlag&gt;&lt;/RetailCorpFlag&gt;</w:t>
      </w:r>
    </w:p>
    <w:p w14:paraId="21ADB06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&lt;EntityType&gt;&lt;/EntityType&gt;</w:t>
      </w:r>
    </w:p>
    <w:p w14:paraId="1F550FE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&lt;PersonDetails&gt;</w:t>
      </w:r>
    </w:p>
    <w:p w14:paraId="1D4FB20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&lt;FirstName&gt;&lt;/FirstName&gt;</w:t>
      </w:r>
    </w:p>
    <w:p w14:paraId="156DE80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&lt;MiddleName&gt;&lt;/MiddleName&gt;</w:t>
      </w:r>
    </w:p>
    <w:p w14:paraId="346BF9F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&lt;LastName&gt;&lt;/LastName&gt;</w:t>
      </w:r>
    </w:p>
    <w:p w14:paraId="2D6137E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&lt;ShortName&gt;&lt;/ShortName&gt;</w:t>
      </w:r>
    </w:p>
    <w:p w14:paraId="05AA2AC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&lt;FullName&gt;&lt;/FullName&gt;</w:t>
      </w:r>
    </w:p>
    <w:p w14:paraId="6C36EA6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lastRenderedPageBreak/>
        <w:t>            &lt;MaritalStatus&gt;&lt;/MaritalStatus&gt;</w:t>
      </w:r>
    </w:p>
    <w:p w14:paraId="11CC604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&lt;Nationality&gt;&lt;/Nationality&gt;</w:t>
      </w:r>
    </w:p>
    <w:p w14:paraId="6895F68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&lt;DateOfBirth&gt;&lt;/DateOfBirth&gt;</w:t>
      </w:r>
    </w:p>
    <w:p w14:paraId="5C1F937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&lt;Occupation&gt;&lt;/Occupation&gt;</w:t>
      </w:r>
    </w:p>
    <w:p w14:paraId="42698184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&lt;/PersonDetails&gt;</w:t>
      </w:r>
    </w:p>
    <w:p w14:paraId="649A88C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&lt;OrganizationDetails&gt;</w:t>
      </w:r>
    </w:p>
    <w:p w14:paraId="177D523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&lt;CorporateName&gt;&lt;/CorporateName&gt;</w:t>
      </w:r>
    </w:p>
    <w:p w14:paraId="3DC7FCB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&lt;ShortName&gt;&lt;/ShortName&gt;</w:t>
      </w:r>
    </w:p>
    <w:p w14:paraId="3C36F88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&lt;RepresentativeLastName&gt;&lt;/RepresentativeLastName&gt;</w:t>
      </w:r>
    </w:p>
    <w:p w14:paraId="23E9638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&lt;CountryOfIncorporation&gt;&lt;/CountryOfIncorporation&gt;</w:t>
      </w:r>
    </w:p>
    <w:p w14:paraId="4B9B2D7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&lt;DateOfIncorporation&gt;&lt;/DateOfIncorporation&gt;</w:t>
      </w:r>
    </w:p>
    <w:p w14:paraId="1B2D2E9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&lt;IndustrySegment&gt;&lt;/IndustrySegment&gt;</w:t>
      </w:r>
    </w:p>
    <w:p w14:paraId="2F620FD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&lt;IndustrySubSegment&gt;&lt;/IndustrySubSegment&gt;</w:t>
      </w:r>
    </w:p>
    <w:p w14:paraId="60062D34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&lt;/OrganizationDetails&gt;</w:t>
      </w:r>
    </w:p>
    <w:p w14:paraId="6801010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&lt;AddressDetails&gt;</w:t>
      </w:r>
    </w:p>
    <w:p w14:paraId="09913AEB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&lt;AddressType&gt;&lt;/AddressType&gt;</w:t>
      </w:r>
    </w:p>
    <w:p w14:paraId="238E06E4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&lt;AddressLine1&gt;&lt;/AddressLine1&gt;</w:t>
      </w:r>
    </w:p>
    <w:p w14:paraId="1AAB112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&lt;AddressLine2&gt;&lt;/AddressLine2&gt;</w:t>
      </w:r>
    </w:p>
    <w:p w14:paraId="2FBEB59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&lt;AddressLine3&gt;&lt;/AddressLine3&gt;</w:t>
      </w:r>
    </w:p>
    <w:p w14:paraId="4249AF0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&lt;City&gt;&lt;/City&gt;</w:t>
      </w:r>
    </w:p>
    <w:p w14:paraId="1FCBC64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&lt;State&gt;&lt;/State&gt;</w:t>
      </w:r>
    </w:p>
    <w:p w14:paraId="67836B5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&lt;Country&gt;&lt;/Country&gt;</w:t>
      </w:r>
    </w:p>
    <w:p w14:paraId="37BA9E2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&lt;ZipCode&gt;&lt;/ZipCode&gt;</w:t>
      </w:r>
    </w:p>
    <w:p w14:paraId="0D5165E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&lt;POBox&gt;&lt;/POBox&gt;</w:t>
      </w:r>
    </w:p>
    <w:p w14:paraId="06BF29C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&lt;/AddressDetails&gt;</w:t>
      </w:r>
    </w:p>
    <w:p w14:paraId="6EB3AA5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&lt;ContactDetails&gt;</w:t>
      </w:r>
    </w:p>
    <w:p w14:paraId="7D9A91A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&lt;EmailAddress&gt;</w:t>
      </w:r>
    </w:p>
    <w:p w14:paraId="2DD2FA4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&lt;MailIdType&gt;&lt;/MailIdType&gt;</w:t>
      </w:r>
    </w:p>
    <w:p w14:paraId="11D94A3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&lt;MailIdValue&gt;&lt;/MailIdValue&gt;</w:t>
      </w:r>
    </w:p>
    <w:p w14:paraId="58001B0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&lt;/EmailAddress&gt;</w:t>
      </w:r>
    </w:p>
    <w:p w14:paraId="171ADF7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&lt;PhoneFax&gt;</w:t>
      </w:r>
    </w:p>
    <w:p w14:paraId="7CFAFFD0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&lt;PhoneType&gt;&lt;/PhoneType&gt;</w:t>
      </w:r>
    </w:p>
    <w:p w14:paraId="4434C1E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    &lt;PhoneValue&gt;&lt;/PhoneValue&gt;</w:t>
      </w:r>
    </w:p>
    <w:p w14:paraId="36FE9D3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&lt;/PhoneFax&gt;</w:t>
      </w:r>
    </w:p>
    <w:p w14:paraId="60E15370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&lt;/ContactDetails&gt;</w:t>
      </w:r>
    </w:p>
    <w:p w14:paraId="3F4AEC7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&lt;DSAId&gt;&lt;/DSAId&gt;</w:t>
      </w:r>
    </w:p>
    <w:p w14:paraId="385D957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&lt;BranchId&gt;&lt;/BranchId&gt;</w:t>
      </w:r>
    </w:p>
    <w:p w14:paraId="793B33E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&lt;PrimaryServiceCentre&gt;&lt;/PrimaryServiceCentre&gt;</w:t>
      </w:r>
    </w:p>
    <w:p w14:paraId="6F43A1B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&lt;GroupId&gt;&lt;/GroupId&gt;</w:t>
      </w:r>
    </w:p>
    <w:p w14:paraId="10A03105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&lt;GroupName&gt;&lt;/GroupName&gt;</w:t>
      </w:r>
    </w:p>
    <w:p w14:paraId="6C85353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&lt;RelationshipManagerCode&gt;&lt;/RelationshipManagerCode&gt;</w:t>
      </w:r>
    </w:p>
    <w:p w14:paraId="4D56E20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&lt;AccountManagerId&gt;&lt;/AccountManagerId&gt;</w:t>
      </w:r>
    </w:p>
    <w:p w14:paraId="192B2F1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&lt;StatusInfo&gt;</w:t>
      </w:r>
    </w:p>
    <w:p w14:paraId="28BA76CC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&lt;StatusType&gt;&lt;/StatusType&gt;</w:t>
      </w:r>
    </w:p>
    <w:p w14:paraId="146C4A1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&lt;StatusValue&gt;&lt;/StatusValue&gt;</w:t>
      </w:r>
    </w:p>
    <w:p w14:paraId="196380B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&lt;/StatusInfo&gt;</w:t>
      </w:r>
    </w:p>
    <w:p w14:paraId="194CD773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&lt;Account&gt;</w:t>
      </w:r>
    </w:p>
    <w:p w14:paraId="33F225C1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&lt;AccountType&gt;&lt;/AccountType&gt;</w:t>
      </w:r>
    </w:p>
    <w:p w14:paraId="6B9F21D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lastRenderedPageBreak/>
        <w:t>            &lt;AccountNumber&gt;&lt;/AccountNumber&gt;</w:t>
      </w:r>
    </w:p>
    <w:p w14:paraId="52E164C8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&lt;/Account&gt;</w:t>
      </w:r>
    </w:p>
    <w:p w14:paraId="2BE43149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&lt;Document&gt;</w:t>
      </w:r>
    </w:p>
    <w:p w14:paraId="6C43952F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&lt;DocumentType&gt;Trading License Number&lt;/DocumentType&gt;</w:t>
      </w:r>
    </w:p>
    <w:p w14:paraId="77BF19D7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    &lt;DocumentRefNumber&gt;DRN&lt;/DocumentRefNumber&gt;</w:t>
      </w:r>
    </w:p>
    <w:p w14:paraId="794F515A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&lt;/Document&gt;</w:t>
      </w:r>
    </w:p>
    <w:p w14:paraId="72F0DA7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&lt;FreeField1&gt;&lt;/FreeField1&gt;</w:t>
      </w:r>
    </w:p>
    <w:p w14:paraId="1CF9C8F2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&lt;FreeField2&gt;&lt;/FreeField2&gt;</w:t>
      </w:r>
    </w:p>
    <w:p w14:paraId="359EAAEE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    &lt;FreeField3&gt;&lt;/FreeField3&gt;</w:t>
      </w:r>
    </w:p>
    <w:p w14:paraId="23103D16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    &lt;/CustomerBlackListRequest&gt;</w:t>
      </w:r>
    </w:p>
    <w:p w14:paraId="4104398D" w14:textId="77777777" w:rsidR="00B17F58" w:rsidRPr="00FB44FF" w:rsidRDefault="00B17F58" w:rsidP="00B17F58">
      <w:pPr>
        <w:shd w:val="clear" w:color="auto" w:fill="FFFFFE"/>
        <w:spacing w:before="0" w:after="0" w:line="270" w:lineRule="atLeast"/>
        <w:rPr>
          <w:rFonts w:ascii="Verdana" w:eastAsia="Times New Roman" w:hAnsi="Verdana" w:cs="Courier New"/>
          <w:sz w:val="20"/>
          <w:szCs w:val="20"/>
          <w:lang w:val="en-AE" w:eastAsia="en-AE"/>
        </w:rPr>
      </w:pPr>
      <w:r w:rsidRPr="00FB44FF">
        <w:rPr>
          <w:rFonts w:ascii="Verdana" w:eastAsia="Times New Roman" w:hAnsi="Verdana" w:cs="Courier New"/>
          <w:sz w:val="20"/>
          <w:szCs w:val="20"/>
          <w:lang w:val="en-AE" w:eastAsia="en-AE"/>
        </w:rPr>
        <w:t>&lt;/EE_EAI_MESSAGE&gt;</w:t>
      </w:r>
    </w:p>
    <w:p w14:paraId="44C5F7C9" w14:textId="77777777" w:rsidR="0059719C" w:rsidRDefault="0059719C" w:rsidP="003172FD">
      <w:pPr>
        <w:rPr>
          <w:rFonts w:eastAsia="Times New Roman"/>
          <w:b/>
          <w:bCs/>
          <w:color w:val="1F497D"/>
          <w:sz w:val="24"/>
        </w:rPr>
      </w:pPr>
    </w:p>
    <w:p w14:paraId="692CB58C" w14:textId="77777777" w:rsidR="0040047F" w:rsidRPr="003126BC" w:rsidRDefault="0040047F" w:rsidP="0040047F">
      <w:pPr>
        <w:rPr>
          <w:rFonts w:ascii="Verdana" w:hAnsi="Verdana" w:cs="Arial"/>
          <w:sz w:val="20"/>
          <w:szCs w:val="20"/>
        </w:rPr>
      </w:pPr>
    </w:p>
    <w:p w14:paraId="733DB278" w14:textId="76217AA9" w:rsidR="0021122B" w:rsidRDefault="0006628A" w:rsidP="0021122B">
      <w:pPr>
        <w:pStyle w:val="Heading3"/>
        <w:ind w:left="504" w:hanging="504"/>
        <w:rPr>
          <w:rFonts w:cstheme="minorHAnsi"/>
          <w:color w:val="0070C0"/>
        </w:rPr>
      </w:pPr>
      <w:bookmarkStart w:id="11" w:name="_Toc431842955"/>
      <w:bookmarkStart w:id="12" w:name="_Toc439244584"/>
      <w:bookmarkEnd w:id="9"/>
      <w:bookmarkEnd w:id="10"/>
      <w:r>
        <w:rPr>
          <w:rFonts w:cstheme="minorHAnsi"/>
          <w:color w:val="0070C0"/>
        </w:rPr>
        <w:t xml:space="preserve"> </w:t>
      </w:r>
      <w:r w:rsidR="008423B3" w:rsidRPr="005646A3">
        <w:rPr>
          <w:rFonts w:cstheme="minorHAnsi"/>
          <w:color w:val="0070C0"/>
        </w:rPr>
        <w:t>Response Description</w:t>
      </w: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8"/>
        <w:gridCol w:w="3511"/>
        <w:gridCol w:w="1834"/>
        <w:gridCol w:w="47"/>
        <w:gridCol w:w="2178"/>
      </w:tblGrid>
      <w:tr w:rsidR="008612DC" w:rsidRPr="00A923FF" w14:paraId="6FBA4C74" w14:textId="77777777" w:rsidTr="000133FE">
        <w:trPr>
          <w:trHeight w:val="144"/>
          <w:tblHeader/>
        </w:trPr>
        <w:tc>
          <w:tcPr>
            <w:tcW w:w="1455" w:type="pct"/>
            <w:shd w:val="clear" w:color="auto" w:fill="C6D9F1"/>
          </w:tcPr>
          <w:p w14:paraId="11CBA564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Tag Name</w:t>
            </w:r>
          </w:p>
        </w:tc>
        <w:tc>
          <w:tcPr>
            <w:tcW w:w="1644" w:type="pct"/>
            <w:shd w:val="clear" w:color="auto" w:fill="C6D9F1"/>
          </w:tcPr>
          <w:p w14:paraId="4C949F9B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859" w:type="pct"/>
            <w:shd w:val="clear" w:color="auto" w:fill="C6D9F1"/>
          </w:tcPr>
          <w:p w14:paraId="7CBBD293" w14:textId="77777777" w:rsidR="008612DC" w:rsidRPr="00A923FF" w:rsidRDefault="008612DC" w:rsidP="000133FE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Data Type (</w:t>
            </w: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MaxLength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>/Format)</w:t>
            </w:r>
          </w:p>
        </w:tc>
        <w:tc>
          <w:tcPr>
            <w:tcW w:w="1042" w:type="pct"/>
            <w:gridSpan w:val="2"/>
            <w:shd w:val="clear" w:color="auto" w:fill="C6D9F1"/>
          </w:tcPr>
          <w:p w14:paraId="4C8A465D" w14:textId="77777777" w:rsidR="008612DC" w:rsidRPr="00A923FF" w:rsidRDefault="008612DC" w:rsidP="000133FE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Mandatory /  Optional /Conditional</w:t>
            </w:r>
          </w:p>
        </w:tc>
      </w:tr>
      <w:tr w:rsidR="008612DC" w:rsidRPr="00A923FF" w14:paraId="1B6D5BF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E2D8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571A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6A17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F90E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8612DC" w:rsidRPr="00A923FF" w14:paraId="2A23666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D576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Customer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F073" w14:textId="4B7F86BE" w:rsidR="008612DC" w:rsidRPr="00A923FF" w:rsidRDefault="00D659F1" w:rsidP="000133FE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highlight w:val="yellow"/>
              </w:rPr>
              <w:t>Repeti</w:t>
            </w:r>
            <w:r w:rsidRPr="00D659F1">
              <w:rPr>
                <w:rFonts w:ascii="Verdana" w:hAnsi="Verdana" w:cs="Arial"/>
                <w:sz w:val="20"/>
                <w:szCs w:val="20"/>
                <w:highlight w:val="yellow"/>
              </w:rPr>
              <w:t>tive</w:t>
            </w:r>
            <w:r w:rsidR="00E01178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="008612DC" w:rsidRPr="00A923FF">
              <w:rPr>
                <w:rFonts w:ascii="Verdana" w:hAnsi="Verdana" w:cs="Arial"/>
                <w:sz w:val="20"/>
                <w:szCs w:val="20"/>
              </w:rPr>
              <w:t>Aggregate Start: - Holds customer related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4ACA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E726" w14:textId="77777777" w:rsidR="008612DC" w:rsidRPr="00A923FF" w:rsidRDefault="008612DC" w:rsidP="000133FE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923FF">
              <w:rPr>
                <w:rFonts w:ascii="Verdana" w:eastAsia="Times New Roman" w:hAnsi="Verdana"/>
                <w:color w:val="auto"/>
                <w:sz w:val="20"/>
                <w:szCs w:val="20"/>
              </w:rPr>
              <w:t>Optional</w:t>
            </w:r>
          </w:p>
        </w:tc>
      </w:tr>
      <w:tr w:rsidR="008612DC" w:rsidRPr="00A923FF" w14:paraId="15C94110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A5AE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CIFID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C326" w14:textId="6FD2D61E" w:rsidR="00486FA0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Finacle CIF ID.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78D3" w14:textId="77777777" w:rsidR="008612DC" w:rsidRPr="00A923FF" w:rsidRDefault="008612DC" w:rsidP="000133F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B80F" w14:textId="77777777" w:rsidR="00486FA0" w:rsidRPr="009F23EB" w:rsidRDefault="00486FA0" w:rsidP="000133FE">
            <w:pPr>
              <w:pStyle w:val="Default"/>
              <w:rPr>
                <w:rFonts w:ascii="Verdana" w:hAnsi="Verdana"/>
                <w:strike/>
                <w:sz w:val="20"/>
                <w:szCs w:val="20"/>
                <w:highlight w:val="yellow"/>
              </w:rPr>
            </w:pPr>
            <w:r w:rsidRPr="009F23EB">
              <w:rPr>
                <w:rFonts w:ascii="Verdana" w:hAnsi="Verdana"/>
                <w:strike/>
                <w:sz w:val="20"/>
                <w:szCs w:val="20"/>
                <w:highlight w:val="yellow"/>
              </w:rPr>
              <w:t xml:space="preserve">Mandatory </w:t>
            </w:r>
          </w:p>
          <w:p w14:paraId="4CCDFF55" w14:textId="009DF2CA" w:rsidR="008612DC" w:rsidRPr="00A923FF" w:rsidRDefault="005108C9" w:rsidP="000133FE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5108C9">
              <w:rPr>
                <w:rFonts w:ascii="Verdana" w:hAnsi="Verdana"/>
                <w:sz w:val="20"/>
                <w:szCs w:val="20"/>
                <w:highlight w:val="yellow"/>
              </w:rPr>
              <w:t>Optional</w:t>
            </w:r>
          </w:p>
        </w:tc>
      </w:tr>
      <w:tr w:rsidR="005108C9" w:rsidRPr="00A923FF" w14:paraId="02937BD5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B083" w14:textId="32930BD3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CD2908">
              <w:rPr>
                <w:rFonts w:ascii="Verdana" w:hAnsi="Verdana" w:cs="Arial"/>
                <w:sz w:val="20"/>
                <w:szCs w:val="20"/>
                <w:highlight w:val="yellow"/>
              </w:rPr>
              <w:t>MasterDataId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6822" w14:textId="4E3972EC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CD2908">
              <w:rPr>
                <w:rFonts w:ascii="Verdana" w:hAnsi="Verdana" w:cs="Arial"/>
                <w:sz w:val="20"/>
                <w:szCs w:val="20"/>
                <w:highlight w:val="yellow"/>
              </w:rPr>
              <w:t>Master Data Id for external customers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B252" w14:textId="0CFA9656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CD2908">
              <w:rPr>
                <w:rFonts w:ascii="Verdana" w:hAnsi="Verdana" w:cs="Arial"/>
                <w:sz w:val="20"/>
                <w:szCs w:val="20"/>
                <w:highlight w:val="yellow"/>
              </w:rPr>
              <w:t>String(40)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E90E" w14:textId="0466297A" w:rsidR="005108C9" w:rsidRPr="00A923FF" w:rsidRDefault="005108C9" w:rsidP="005108C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CD2908"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  <w:t>Optional</w:t>
            </w:r>
          </w:p>
        </w:tc>
      </w:tr>
      <w:tr w:rsidR="005108C9" w:rsidRPr="00A923FF" w14:paraId="1A1F998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CCD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RetailCorpFlag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3FA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  <w:p w14:paraId="6E11D01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List Of Valid Values</w:t>
            </w:r>
          </w:p>
          <w:p w14:paraId="3C67E81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‘R’ -&gt; Retail</w:t>
            </w:r>
          </w:p>
          <w:p w14:paraId="793F214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‘C’ -&gt;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9A3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4DDB" w14:textId="77777777" w:rsidR="005108C9" w:rsidRPr="00A923FF" w:rsidRDefault="005108C9" w:rsidP="005108C9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5108C9" w:rsidRPr="00A923FF" w14:paraId="6ACA2A2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E1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CustomerType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F4D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 The flag information either Retail or Corporate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B43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937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68A470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DF8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05D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personal Information.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700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DC10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31683D2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A82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FirstName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181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first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E7D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4BB6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4EF537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EF2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5E5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middle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0C0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B875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B4F262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085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E55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last name of the customer.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133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2D2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F9539F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AE9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67D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customer date of birth.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6C0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A4E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D4D90E1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735B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PersonDetails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38B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538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08C1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EDFC833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ED7D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C7E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corporate name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B2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13B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5ED0846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094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CorporateName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680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corporate name of the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951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DCC4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030F81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1A5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CountryOfIncorporation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EB8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details of country of Incorporation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3EF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EBF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3936B25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5B0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DateOfIncorporation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39D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Incorporation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A5F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3C7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6727CE8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14D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OrganizationDetails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C1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7C9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80A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DDFD2E5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9BE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CustomerStatus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118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Customer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6AF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3FA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75D0B7C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8F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CustDormStatus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37E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Customer Dormant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5B8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5C56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0D0012E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6F62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EC8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 :- This aggregate holds Legal documents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B11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BCD4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CE195A9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3EB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E53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</w:t>
            </w:r>
          </w:p>
          <w:p w14:paraId="570E464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DC7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17D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5797E8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517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DocumentRefNumber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BFE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unique document identifier.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0F4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1B7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C12806B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AF87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DocumentDescription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B2C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doc type description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280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String(255)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3177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AFD323D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48B6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DocumentExpiryDate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3EA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Issue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E3B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A2C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9A17E98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4EF7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A923FF">
              <w:rPr>
                <w:rFonts w:ascii="Verdana" w:hAnsi="Verdana" w:cs="Arial"/>
                <w:b/>
                <w:sz w:val="20"/>
                <w:szCs w:val="20"/>
              </w:rPr>
              <w:t>Document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167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EBE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571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CFFB445" w14:textId="77777777" w:rsidTr="000133FE">
        <w:trPr>
          <w:trHeight w:val="14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6F73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6DA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contact information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DE6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0D9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A3D95B6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A77C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39F5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email id.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33D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602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731FD0C" w14:textId="77777777" w:rsidTr="000133FE">
        <w:trPr>
          <w:trHeight w:val="97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282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537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email address type.</w:t>
            </w:r>
          </w:p>
          <w:p w14:paraId="4249846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</w:t>
            </w:r>
          </w:p>
          <w:p w14:paraId="196A354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7295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81C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C29FB40" w14:textId="77777777" w:rsidTr="000133FE">
        <w:trPr>
          <w:trHeight w:val="9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86F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376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Holds email address value corresponding to the </w:t>
            </w: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MailIdType</w:t>
            </w:r>
            <w:proofErr w:type="spellEnd"/>
            <w:r w:rsidRPr="00A923FF">
              <w:rPr>
                <w:rFonts w:ascii="Verdana" w:hAnsi="Verdana" w:cs="Arial"/>
                <w:sz w:val="20"/>
                <w:szCs w:val="20"/>
              </w:rPr>
              <w:t>.</w:t>
            </w:r>
          </w:p>
          <w:p w14:paraId="7A7622F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694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31E4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7CE1A38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B72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BC4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803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1C4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DCDBD0D" w14:textId="77777777" w:rsidTr="000133FE">
        <w:trPr>
          <w:trHeight w:val="71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B50D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A45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Phone and Fax Details.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377A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C1B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A69C484" w14:textId="77777777" w:rsidTr="000133FE">
        <w:trPr>
          <w:trHeight w:val="73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917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36E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Refer to Annexure A for values</w:t>
            </w:r>
          </w:p>
          <w:p w14:paraId="06E80A4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92D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2E8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FF2892F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BCC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PhoneValue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899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Number for the corresponding type.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20C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5CD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DBF7A03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AB30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PhoneFax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25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BFB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B09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26BD005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8C0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82B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CF4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5327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E6EF385" w14:textId="77777777" w:rsidTr="000133FE">
        <w:trPr>
          <w:trHeight w:val="9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02E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lastRenderedPageBreak/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C69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the information related to status.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875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CB5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24CC990E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F52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D01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LOV- 'Black List', ’Negative List', 'Suspension List'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733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112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315D28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804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2DF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flag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0E1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168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728F2E9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2EF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StatusNotes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4EA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Notes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90B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A91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87ACD31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B6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StatusReason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593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code description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836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E53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53A3328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876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240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reason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330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7181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2EB9F50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88C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StatusOverAllFlag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29A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Overall flag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4F0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095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23400F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8B38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StatusList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9DF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DBA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4D5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7FA1520" w14:textId="77777777" w:rsidTr="000133FE">
        <w:trPr>
          <w:trHeight w:val="71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DA47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StatusDetails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816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Start: - This aggregate holds reason for customer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1B52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E42B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019AC29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156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ProductType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499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Type of Product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CCE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5F1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4793962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657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ReferenceNumber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F4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reference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3D8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87A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139A3308" w14:textId="77777777" w:rsidTr="000133FE">
        <w:trPr>
          <w:trHeight w:val="225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6BB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Unit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78B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unit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B66D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602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B8D3ECC" w14:textId="77777777" w:rsidTr="000133FE">
        <w:trPr>
          <w:trHeight w:val="494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72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ReasonNotes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917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notes regarding the reason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E96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String(2000)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3C4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64131539" w14:textId="77777777" w:rsidTr="000133FE">
        <w:trPr>
          <w:trHeight w:val="2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F67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ReasonCodeDesc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413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Describes briefly about reason code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BD1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String(30)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9983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567ACDB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155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ReasonCode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223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reason code for negative list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8AB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String(50)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D21E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133B259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0CD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CourtOrderNumber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B38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Court Order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5CAB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Integer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C8D0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AF020EE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D18E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CourtOrderDate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0A8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Court Order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C3F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D74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FFCA1C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54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lastRenderedPageBreak/>
              <w:t>CBCircularNumber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652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CB circular Number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A79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Integer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652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ED41974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E90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CBCircularDate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63D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CB circular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448F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F08D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66827CE" w14:textId="77777777" w:rsidTr="000133FE">
        <w:trPr>
          <w:trHeight w:val="47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54E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CreationDate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F82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Created on date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F344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330C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0BE66FF6" w14:textId="77777777" w:rsidTr="000133FE">
        <w:trPr>
          <w:trHeight w:val="259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D88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ExpiryDate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E8C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date of expiry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6700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Date (YYYY-MM-DD)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27C5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4E8D5874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E29C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3947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Created-By user Id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1646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String(100)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4378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55C16A81" w14:textId="77777777" w:rsidTr="000133FE">
        <w:trPr>
          <w:trHeight w:val="253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342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Status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B599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Holds The reason status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7FBA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String(1)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F7E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BD626D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ADED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StatusDetails</w:t>
            </w:r>
            <w:proofErr w:type="spellEnd"/>
            <w:r w:rsidRPr="00A923FF"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5FD8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E052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9790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39049EF6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AA13" w14:textId="77777777" w:rsidR="005108C9" w:rsidRPr="00A923FF" w:rsidRDefault="005108C9" w:rsidP="005108C9">
            <w:pPr>
              <w:rPr>
                <w:rFonts w:ascii="Verdana" w:hAnsi="Verdana" w:cs="Arial"/>
                <w:b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StatusList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5593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A47F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698A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5108C9" w:rsidRPr="00A923FF" w14:paraId="7EFFA00C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1651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A923FF">
              <w:rPr>
                <w:rFonts w:ascii="Verdana" w:hAnsi="Verdana" w:cs="Arial"/>
                <w:b/>
                <w:sz w:val="20"/>
                <w:szCs w:val="20"/>
              </w:rPr>
              <w:t>StatusInfo</w:t>
            </w:r>
            <w:proofErr w:type="spellEnd"/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D7D2" w14:textId="77777777" w:rsidR="005108C9" w:rsidRPr="00A923FF" w:rsidRDefault="005108C9" w:rsidP="005108C9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Aggregate End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8E8B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NA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6E99" w14:textId="77777777" w:rsidR="005108C9" w:rsidRPr="00A923FF" w:rsidRDefault="005108C9" w:rsidP="005108C9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D34BFF" w:rsidRPr="00A923FF" w:rsidDel="00127D43" w14:paraId="349A3183" w14:textId="1195481D" w:rsidTr="00D34BFF">
        <w:trPr>
          <w:trHeight w:val="240"/>
          <w:del w:id="13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5108" w14:textId="3E441DF5" w:rsidR="00D34BFF" w:rsidRPr="00D34BFF" w:rsidDel="00127D43" w:rsidRDefault="00D34BFF" w:rsidP="00BB3359">
            <w:pPr>
              <w:rPr>
                <w:del w:id="1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5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BlacklistInfo</w:delText>
              </w:r>
            </w:del>
          </w:p>
        </w:tc>
        <w:tc>
          <w:tcPr>
            <w:tcW w:w="25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7835" w14:textId="7DDD234D" w:rsidR="00D34BFF" w:rsidRPr="00D34BFF" w:rsidDel="00127D43" w:rsidRDefault="00D34BFF" w:rsidP="00BB3359">
            <w:pPr>
              <w:rPr>
                <w:del w:id="1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7" w:author="Naresh Kola" w:date="2024-05-23T12:09:00Z">
              <w:r w:rsidRPr="00D34BFF" w:rsidDel="00127D43">
                <w:rPr>
                  <w:rFonts w:ascii="Verdana" w:hAnsi="Verdana" w:cs="Arial"/>
                  <w:highlight w:val="yellow"/>
                </w:rPr>
                <w:delText>Non Repetitive optional block to Hold the blacklist information</w:delText>
              </w:r>
            </w:del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09BB" w14:textId="4775E9C0" w:rsidR="00D34BFF" w:rsidRPr="00D34BFF" w:rsidDel="00127D43" w:rsidRDefault="00D34BFF" w:rsidP="00BB3359">
            <w:pPr>
              <w:rPr>
                <w:del w:id="1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9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02FC27FE" w14:textId="78AD9AC3" w:rsidTr="000133FE">
        <w:trPr>
          <w:trHeight w:val="240"/>
          <w:del w:id="20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9626" w14:textId="3641534B" w:rsidR="00D01D7E" w:rsidRPr="00D34BFF" w:rsidDel="00127D43" w:rsidRDefault="00D01D7E" w:rsidP="00D01D7E">
            <w:pPr>
              <w:rPr>
                <w:del w:id="2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IsBlacklisted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EDA0" w14:textId="3A63C941" w:rsidR="00D01D7E" w:rsidRPr="00D34BFF" w:rsidDel="00127D43" w:rsidRDefault="00D01D7E" w:rsidP="00D01D7E">
            <w:pPr>
              <w:spacing w:before="0" w:after="0"/>
              <w:rPr>
                <w:del w:id="2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Blacklisting Flag</w:delText>
              </w:r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br/>
                <w:delText>(Normal / Blacklisted)</w:delText>
              </w:r>
              <w:r w:rsidR="00A80AF6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 xml:space="preserve"> : </w:delText>
              </w:r>
              <w:r w:rsidR="00A80AF6" w:rsidRPr="00814A93" w:rsidDel="00127D43">
                <w:rPr>
                  <w:rFonts w:ascii="Verdana" w:hAnsi="Verdana" w:cs="Arial"/>
                  <w:highlight w:val="yellow"/>
                </w:rPr>
                <w:delText>Valid values are "Y" and "N".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C0FB" w14:textId="47C89353" w:rsidR="00D01D7E" w:rsidRPr="00D34BFF" w:rsidDel="00127D43" w:rsidRDefault="00D01D7E" w:rsidP="00D01D7E">
            <w:pPr>
              <w:rPr>
                <w:del w:id="2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6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(1)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3D52" w14:textId="51605BC6" w:rsidR="00D01D7E" w:rsidRPr="00D34BFF" w:rsidDel="00127D43" w:rsidRDefault="00D01D7E" w:rsidP="00D01D7E">
            <w:pPr>
              <w:rPr>
                <w:del w:id="2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8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2883323C" w14:textId="4B3B30BF" w:rsidTr="000133FE">
        <w:trPr>
          <w:trHeight w:val="240"/>
          <w:del w:id="29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E513D" w14:textId="0AEFE3F5" w:rsidR="00D01D7E" w:rsidRPr="00D34BFF" w:rsidDel="00127D43" w:rsidRDefault="00D01D7E" w:rsidP="00D01D7E">
            <w:pPr>
              <w:rPr>
                <w:del w:id="3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3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BLNotes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76B0" w14:textId="5ED627D4" w:rsidR="00D01D7E" w:rsidRPr="00D34BFF" w:rsidDel="00127D43" w:rsidRDefault="00D01D7E" w:rsidP="00D01D7E">
            <w:pPr>
              <w:spacing w:before="0" w:after="0"/>
              <w:rPr>
                <w:del w:id="3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33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Blacklisting Notes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1C80" w14:textId="47BD5A94" w:rsidR="00D01D7E" w:rsidRPr="00D34BFF" w:rsidDel="00127D43" w:rsidRDefault="00D01D7E" w:rsidP="00D01D7E">
            <w:pPr>
              <w:rPr>
                <w:del w:id="3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35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(500)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16D2" w14:textId="6F69DC74" w:rsidR="00D01D7E" w:rsidRPr="00D34BFF" w:rsidDel="00127D43" w:rsidRDefault="00D01D7E" w:rsidP="00D01D7E">
            <w:pPr>
              <w:rPr>
                <w:del w:id="3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37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6D675B19" w14:textId="60C829A3" w:rsidTr="000133FE">
        <w:trPr>
          <w:trHeight w:val="240"/>
          <w:del w:id="38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17E3" w14:textId="353EA528" w:rsidR="00D01D7E" w:rsidRPr="00D34BFF" w:rsidDel="00127D43" w:rsidRDefault="00D01D7E" w:rsidP="00D01D7E">
            <w:pPr>
              <w:rPr>
                <w:del w:id="3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4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BLReason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2DD6" w14:textId="65185DC9" w:rsidR="00D01D7E" w:rsidRPr="00D34BFF" w:rsidDel="00127D43" w:rsidRDefault="00D01D7E" w:rsidP="00D01D7E">
            <w:pPr>
              <w:spacing w:before="0" w:after="0"/>
              <w:rPr>
                <w:del w:id="4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4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Blacklisting Reason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6ACC" w14:textId="1EF8B1D5" w:rsidR="00D01D7E" w:rsidRPr="00D34BFF" w:rsidDel="00127D43" w:rsidRDefault="00D01D7E" w:rsidP="00D01D7E">
            <w:pPr>
              <w:rPr>
                <w:del w:id="4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4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(200)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D7D9" w14:textId="15B8775F" w:rsidR="00D01D7E" w:rsidRPr="00D34BFF" w:rsidDel="00127D43" w:rsidRDefault="00D01D7E" w:rsidP="00D01D7E">
            <w:pPr>
              <w:rPr>
                <w:del w:id="4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46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1D6654AB" w14:textId="2AA0E9CF" w:rsidTr="000133FE">
        <w:trPr>
          <w:trHeight w:val="240"/>
          <w:del w:id="47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EC15" w14:textId="5D8AA47C" w:rsidR="00D01D7E" w:rsidRPr="00D34BFF" w:rsidDel="00127D43" w:rsidRDefault="00D01D7E" w:rsidP="00D01D7E">
            <w:pPr>
              <w:rPr>
                <w:del w:id="4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49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BLReasonCode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A3B7" w14:textId="4BDEED7A" w:rsidR="00D01D7E" w:rsidRPr="00D34BFF" w:rsidDel="00127D43" w:rsidRDefault="00D01D7E" w:rsidP="00D01D7E">
            <w:pPr>
              <w:spacing w:before="0" w:after="0"/>
              <w:rPr>
                <w:del w:id="5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5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Blacklisting Reason Code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8544" w14:textId="0F949861" w:rsidR="00D01D7E" w:rsidRPr="00D34BFF" w:rsidDel="00127D43" w:rsidRDefault="00D01D7E" w:rsidP="00D01D7E">
            <w:pPr>
              <w:rPr>
                <w:del w:id="5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53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(5)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36C0" w14:textId="57066015" w:rsidR="00D01D7E" w:rsidRPr="00D34BFF" w:rsidDel="00127D43" w:rsidRDefault="00D01D7E" w:rsidP="00D01D7E">
            <w:pPr>
              <w:rPr>
                <w:del w:id="5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55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6731A6BE" w14:textId="4C555AC5" w:rsidTr="000133FE">
        <w:trPr>
          <w:trHeight w:val="240"/>
          <w:del w:id="56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F3B1" w14:textId="179CAF02" w:rsidR="00D01D7E" w:rsidRPr="00D34BFF" w:rsidDel="00127D43" w:rsidRDefault="00D01D7E" w:rsidP="00D01D7E">
            <w:pPr>
              <w:rPr>
                <w:del w:id="5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58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BLOvlFlg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C9C1" w14:textId="254B0076" w:rsidR="00D01D7E" w:rsidRPr="00D34BFF" w:rsidDel="00127D43" w:rsidRDefault="00D01D7E" w:rsidP="00D01D7E">
            <w:pPr>
              <w:spacing w:before="0" w:after="0"/>
              <w:rPr>
                <w:del w:id="5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6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Overall Blacklisting Flag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E614" w14:textId="20F4003A" w:rsidR="00D01D7E" w:rsidRPr="00D34BFF" w:rsidDel="00127D43" w:rsidRDefault="00D01D7E" w:rsidP="00D01D7E">
            <w:pPr>
              <w:rPr>
                <w:del w:id="6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6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(100)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5592" w14:textId="238F524F" w:rsidR="00D01D7E" w:rsidRPr="00D34BFF" w:rsidDel="00127D43" w:rsidRDefault="00D01D7E" w:rsidP="00D01D7E">
            <w:pPr>
              <w:rPr>
                <w:del w:id="6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64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34BFF" w:rsidRPr="00A923FF" w:rsidDel="00127D43" w14:paraId="47293986" w14:textId="0369585C" w:rsidTr="00D34BFF">
        <w:trPr>
          <w:trHeight w:val="240"/>
          <w:del w:id="65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A5A8" w14:textId="5AC04395" w:rsidR="00D34BFF" w:rsidRPr="00D34BFF" w:rsidDel="00127D43" w:rsidRDefault="00D34BFF" w:rsidP="00D01D7E">
            <w:pPr>
              <w:rPr>
                <w:del w:id="6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67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BLReasonList</w:delText>
              </w:r>
            </w:del>
          </w:p>
        </w:tc>
        <w:tc>
          <w:tcPr>
            <w:tcW w:w="25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966" w14:textId="6246365F" w:rsidR="00D34BFF" w:rsidRPr="00D34BFF" w:rsidDel="00127D43" w:rsidRDefault="00D34BFF" w:rsidP="00D01D7E">
            <w:pPr>
              <w:rPr>
                <w:del w:id="6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69" w:author="Naresh Kola" w:date="2024-05-23T12:09:00Z">
              <w:r w:rsidRPr="00D34BFF" w:rsidDel="00127D43">
                <w:rPr>
                  <w:rFonts w:ascii="Verdana" w:hAnsi="Verdana" w:cs="Arial"/>
                  <w:highlight w:val="yellow"/>
                </w:rPr>
                <w:delText>Non Repetitive optional block to Hold the blacklist Reason Details</w:delText>
              </w:r>
            </w:del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D4A3" w14:textId="43252781" w:rsidR="00D34BFF" w:rsidRPr="00D34BFF" w:rsidDel="00127D43" w:rsidRDefault="00D34BFF" w:rsidP="00D01D7E">
            <w:pPr>
              <w:rPr>
                <w:del w:id="7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71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34BFF" w:rsidRPr="00A923FF" w:rsidDel="00127D43" w14:paraId="41A65334" w14:textId="0B0F008C" w:rsidTr="00D34BFF">
        <w:trPr>
          <w:trHeight w:val="240"/>
          <w:del w:id="72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BE6" w14:textId="7B1E6D2B" w:rsidR="00D34BFF" w:rsidRPr="00D34BFF" w:rsidDel="00127D43" w:rsidRDefault="00D34BFF" w:rsidP="00D01D7E">
            <w:pPr>
              <w:rPr>
                <w:del w:id="7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7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BLReasonDetails</w:delText>
              </w:r>
            </w:del>
          </w:p>
        </w:tc>
        <w:tc>
          <w:tcPr>
            <w:tcW w:w="25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5EBE" w14:textId="6734C617" w:rsidR="00D34BFF" w:rsidRPr="00D34BFF" w:rsidDel="00127D43" w:rsidRDefault="00D34BFF" w:rsidP="00D01D7E">
            <w:pPr>
              <w:rPr>
                <w:del w:id="7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76" w:author="Naresh Kola" w:date="2024-05-23T12:09:00Z">
              <w:r w:rsidRPr="00D34BFF" w:rsidDel="00127D43">
                <w:rPr>
                  <w:rFonts w:ascii="Verdana" w:hAnsi="Verdana" w:cs="Arial"/>
                  <w:highlight w:val="yellow"/>
                </w:rPr>
                <w:delText>Repetitive optional block to Hold the blacklist Reason Details</w:delText>
              </w:r>
            </w:del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0375" w14:textId="15161421" w:rsidR="00D34BFF" w:rsidRPr="00D34BFF" w:rsidDel="00127D43" w:rsidRDefault="00D34BFF" w:rsidP="00D01D7E">
            <w:pPr>
              <w:rPr>
                <w:del w:id="7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78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4413E418" w14:textId="33D3FE49" w:rsidTr="000133FE">
        <w:trPr>
          <w:trHeight w:val="240"/>
          <w:del w:id="79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D878" w14:textId="36671CA2" w:rsidR="00D01D7E" w:rsidRPr="00D34BFF" w:rsidDel="00127D43" w:rsidRDefault="00D01D7E" w:rsidP="00D01D7E">
            <w:pPr>
              <w:rPr>
                <w:del w:id="8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8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RefNum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409F" w14:textId="3352E780" w:rsidR="00D01D7E" w:rsidRPr="00D34BFF" w:rsidDel="00127D43" w:rsidRDefault="00D01D7E" w:rsidP="00D01D7E">
            <w:pPr>
              <w:rPr>
                <w:del w:id="8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83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Reference Number (Acct Num / CC Num / Loan Num)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E31C" w14:textId="11C2B471" w:rsidR="00D01D7E" w:rsidRPr="00D34BFF" w:rsidDel="00127D43" w:rsidRDefault="00D01D7E" w:rsidP="00D01D7E">
            <w:pPr>
              <w:rPr>
                <w:del w:id="8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85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(100)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90BA" w14:textId="5A8B79FE" w:rsidR="00D01D7E" w:rsidRPr="00D34BFF" w:rsidDel="00127D43" w:rsidRDefault="00D01D7E" w:rsidP="00D01D7E">
            <w:pPr>
              <w:rPr>
                <w:del w:id="8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87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52419FCE" w14:textId="75D79AF9" w:rsidTr="000133FE">
        <w:trPr>
          <w:trHeight w:val="240"/>
          <w:del w:id="88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5338" w14:textId="2CF63629" w:rsidR="00D01D7E" w:rsidRPr="00D34BFF" w:rsidDel="00127D43" w:rsidRDefault="00D01D7E" w:rsidP="00D01D7E">
            <w:pPr>
              <w:rPr>
                <w:del w:id="8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9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ProdType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77C4" w14:textId="1E9019E1" w:rsidR="00D01D7E" w:rsidRPr="00D34BFF" w:rsidDel="00127D43" w:rsidRDefault="00D01D7E" w:rsidP="00D01D7E">
            <w:pPr>
              <w:rPr>
                <w:del w:id="9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9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Product Type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6DAD" w14:textId="68978233" w:rsidR="00D01D7E" w:rsidRPr="00D34BFF" w:rsidDel="00127D43" w:rsidRDefault="00D01D7E" w:rsidP="00D01D7E">
            <w:pPr>
              <w:rPr>
                <w:del w:id="9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9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(100)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46AA" w14:textId="78E149C2" w:rsidR="00D01D7E" w:rsidRPr="00D34BFF" w:rsidDel="00127D43" w:rsidRDefault="00D01D7E" w:rsidP="00D01D7E">
            <w:pPr>
              <w:rPr>
                <w:del w:id="9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96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374DEAB1" w14:textId="47B52C94" w:rsidTr="000133FE">
        <w:trPr>
          <w:trHeight w:val="240"/>
          <w:del w:id="97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5650" w14:textId="0C052DA1" w:rsidR="00D01D7E" w:rsidRPr="00D34BFF" w:rsidDel="00127D43" w:rsidRDefault="00D01D7E" w:rsidP="00D01D7E">
            <w:pPr>
              <w:rPr>
                <w:del w:id="9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99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CourtOrderNum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1460" w14:textId="4558C3F4" w:rsidR="00D01D7E" w:rsidRPr="00D34BFF" w:rsidDel="00127D43" w:rsidRDefault="00D01D7E" w:rsidP="00D01D7E">
            <w:pPr>
              <w:rPr>
                <w:del w:id="10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0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Court Order Number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947F" w14:textId="4868A983" w:rsidR="00D01D7E" w:rsidRPr="00D34BFF" w:rsidDel="00127D43" w:rsidRDefault="00D01D7E" w:rsidP="00D01D7E">
            <w:pPr>
              <w:rPr>
                <w:del w:id="10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03" w:author="Naresh Kola" w:date="2024-05-23T12:09:00Z">
              <w:r w:rsidRPr="00D34BFF" w:rsidDel="00127D43">
                <w:rPr>
                  <w:rFonts w:cstheme="minorHAnsi"/>
                  <w:highlight w:val="yellow"/>
                </w:rPr>
                <w:delText>Amount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9C04" w14:textId="7E9C27F0" w:rsidR="00D01D7E" w:rsidRPr="00D34BFF" w:rsidDel="00127D43" w:rsidRDefault="00D01D7E" w:rsidP="00D01D7E">
            <w:pPr>
              <w:rPr>
                <w:del w:id="10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05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3738891E" w14:textId="6A6AD5BA" w:rsidTr="000133FE">
        <w:trPr>
          <w:trHeight w:val="240"/>
          <w:del w:id="106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6CB4" w14:textId="0F778265" w:rsidR="00D01D7E" w:rsidRPr="00D34BFF" w:rsidDel="00127D43" w:rsidRDefault="00D01D7E" w:rsidP="00D01D7E">
            <w:pPr>
              <w:rPr>
                <w:del w:id="10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08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CourtOrderDate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78FA" w14:textId="734A58B9" w:rsidR="00D01D7E" w:rsidRPr="00D34BFF" w:rsidDel="00127D43" w:rsidRDefault="00D01D7E" w:rsidP="00D01D7E">
            <w:pPr>
              <w:rPr>
                <w:del w:id="10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1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Court Order Date</w:delText>
              </w:r>
            </w:del>
          </w:p>
          <w:p w14:paraId="5A241E84" w14:textId="32D4592D" w:rsidR="00D01D7E" w:rsidRPr="00D34BFF" w:rsidDel="00127D43" w:rsidRDefault="00D01D7E" w:rsidP="00D01D7E">
            <w:pPr>
              <w:rPr>
                <w:del w:id="11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1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(Format should be DD-MM-YYYY)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81B9" w14:textId="6FB55628" w:rsidR="00D01D7E" w:rsidRPr="00D34BFF" w:rsidDel="00127D43" w:rsidRDefault="00D01D7E" w:rsidP="00D01D7E">
            <w:pPr>
              <w:rPr>
                <w:del w:id="11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1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Date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72E5" w14:textId="02E6C6F2" w:rsidR="00D01D7E" w:rsidRPr="00D34BFF" w:rsidDel="00127D43" w:rsidRDefault="00D01D7E" w:rsidP="00D01D7E">
            <w:pPr>
              <w:rPr>
                <w:del w:id="11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16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6D0FD9FD" w14:textId="3E6ACDBA" w:rsidTr="000133FE">
        <w:trPr>
          <w:trHeight w:val="240"/>
          <w:del w:id="117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3F49" w14:textId="613D203E" w:rsidR="00D01D7E" w:rsidRPr="00D34BFF" w:rsidDel="00127D43" w:rsidRDefault="00D01D7E" w:rsidP="00D01D7E">
            <w:pPr>
              <w:rPr>
                <w:del w:id="11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19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CBCircularNum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BD77" w14:textId="1785F9A8" w:rsidR="00D01D7E" w:rsidRPr="00D34BFF" w:rsidDel="00127D43" w:rsidRDefault="00D01D7E" w:rsidP="00D01D7E">
            <w:pPr>
              <w:rPr>
                <w:del w:id="12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2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CB Circular Number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784B" w14:textId="3E8A2083" w:rsidR="00D01D7E" w:rsidRPr="00D34BFF" w:rsidDel="00127D43" w:rsidRDefault="00D01D7E" w:rsidP="00D01D7E">
            <w:pPr>
              <w:rPr>
                <w:del w:id="12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23" w:author="Naresh Kola" w:date="2024-05-23T12:09:00Z">
              <w:r w:rsidRPr="00D34BFF" w:rsidDel="00127D43">
                <w:rPr>
                  <w:rFonts w:cstheme="minorHAnsi"/>
                  <w:highlight w:val="yellow"/>
                </w:rPr>
                <w:delText>Amount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849B" w14:textId="3DD8BA2B" w:rsidR="00D01D7E" w:rsidRPr="00D34BFF" w:rsidDel="00127D43" w:rsidRDefault="00D01D7E" w:rsidP="00D01D7E">
            <w:pPr>
              <w:rPr>
                <w:del w:id="12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25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1B8B0A3A" w14:textId="19893EEE" w:rsidTr="000133FE">
        <w:trPr>
          <w:trHeight w:val="240"/>
          <w:del w:id="126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BB25" w14:textId="5083AF7B" w:rsidR="00D01D7E" w:rsidRPr="00D34BFF" w:rsidDel="00127D43" w:rsidRDefault="00D01D7E" w:rsidP="00D01D7E">
            <w:pPr>
              <w:rPr>
                <w:del w:id="12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28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CBCircularDate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5FE7" w14:textId="1E7CEA8C" w:rsidR="00D01D7E" w:rsidRPr="00D34BFF" w:rsidDel="00127D43" w:rsidRDefault="00D01D7E" w:rsidP="00D01D7E">
            <w:pPr>
              <w:rPr>
                <w:del w:id="12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3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CB Circular Date</w:delText>
              </w:r>
            </w:del>
          </w:p>
          <w:p w14:paraId="465A3436" w14:textId="377AE855" w:rsidR="00D01D7E" w:rsidRPr="00D34BFF" w:rsidDel="00127D43" w:rsidRDefault="00D01D7E" w:rsidP="00D01D7E">
            <w:pPr>
              <w:rPr>
                <w:del w:id="13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3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(Format should be DD-MM-YYYY)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D72F" w14:textId="25ED1A18" w:rsidR="00D01D7E" w:rsidRPr="00D34BFF" w:rsidDel="00127D43" w:rsidRDefault="00D01D7E" w:rsidP="00D01D7E">
            <w:pPr>
              <w:rPr>
                <w:del w:id="13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3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Date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D834" w14:textId="16A02A73" w:rsidR="00D01D7E" w:rsidRPr="00D34BFF" w:rsidDel="00127D43" w:rsidRDefault="00D01D7E" w:rsidP="00D01D7E">
            <w:pPr>
              <w:rPr>
                <w:del w:id="13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36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0C511A90" w14:textId="358BE99A" w:rsidTr="000133FE">
        <w:trPr>
          <w:trHeight w:val="240"/>
          <w:del w:id="137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543C" w14:textId="4D9AB2F4" w:rsidR="00D01D7E" w:rsidRPr="00D34BFF" w:rsidDel="00127D43" w:rsidRDefault="00D01D7E" w:rsidP="00D01D7E">
            <w:pPr>
              <w:rPr>
                <w:del w:id="13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39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Unit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605C" w14:textId="466EC4AC" w:rsidR="00D01D7E" w:rsidRPr="00D34BFF" w:rsidDel="00127D43" w:rsidRDefault="00D01D7E" w:rsidP="00D01D7E">
            <w:pPr>
              <w:rPr>
                <w:del w:id="14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4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Unit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65BD" w14:textId="01A77BAF" w:rsidR="00D01D7E" w:rsidRPr="00D34BFF" w:rsidDel="00127D43" w:rsidRDefault="00D01D7E" w:rsidP="00D01D7E">
            <w:pPr>
              <w:rPr>
                <w:del w:id="14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43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(50)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E5F7" w14:textId="778146F4" w:rsidR="00D01D7E" w:rsidRPr="00D34BFF" w:rsidDel="00127D43" w:rsidRDefault="00D01D7E" w:rsidP="00D01D7E">
            <w:pPr>
              <w:rPr>
                <w:del w:id="14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45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043F7B34" w14:textId="7EBDC92B" w:rsidTr="000133FE">
        <w:trPr>
          <w:trHeight w:val="240"/>
          <w:del w:id="146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B405" w14:textId="78144866" w:rsidR="00D01D7E" w:rsidRPr="00D34BFF" w:rsidDel="00127D43" w:rsidRDefault="00D01D7E" w:rsidP="00D01D7E">
            <w:pPr>
              <w:rPr>
                <w:del w:id="14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48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ReasonCode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F602" w14:textId="1CAFEC1C" w:rsidR="00D01D7E" w:rsidRPr="00D34BFF" w:rsidDel="00127D43" w:rsidRDefault="00D01D7E" w:rsidP="00D01D7E">
            <w:pPr>
              <w:rPr>
                <w:del w:id="14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5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Reason Code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B4E5" w14:textId="70C52AE4" w:rsidR="00D01D7E" w:rsidRPr="00D34BFF" w:rsidDel="00127D43" w:rsidRDefault="00D01D7E" w:rsidP="00D01D7E">
            <w:pPr>
              <w:rPr>
                <w:del w:id="15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5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(50)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8CEF" w14:textId="6C7C7C69" w:rsidR="00D01D7E" w:rsidRPr="00D34BFF" w:rsidDel="00127D43" w:rsidRDefault="00D01D7E" w:rsidP="00D01D7E">
            <w:pPr>
              <w:rPr>
                <w:del w:id="15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54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75EF1F59" w14:textId="20C84429" w:rsidTr="000133FE">
        <w:trPr>
          <w:trHeight w:val="240"/>
          <w:del w:id="155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5B92" w14:textId="6A33DC5D" w:rsidR="00D01D7E" w:rsidRPr="00D34BFF" w:rsidDel="00127D43" w:rsidRDefault="00D01D7E" w:rsidP="00D01D7E">
            <w:pPr>
              <w:rPr>
                <w:del w:id="15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57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ReasonCodeDesc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E11C" w14:textId="04A0AA51" w:rsidR="00D01D7E" w:rsidRPr="00D34BFF" w:rsidDel="00127D43" w:rsidRDefault="00D01D7E" w:rsidP="00D01D7E">
            <w:pPr>
              <w:rPr>
                <w:del w:id="15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59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Reason Code Description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A653" w14:textId="36114514" w:rsidR="00D01D7E" w:rsidRPr="00D34BFF" w:rsidDel="00127D43" w:rsidRDefault="00D01D7E" w:rsidP="00D01D7E">
            <w:pPr>
              <w:rPr>
                <w:del w:id="16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6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(30)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65A5" w14:textId="758C41E1" w:rsidR="00D01D7E" w:rsidRPr="00D34BFF" w:rsidDel="00127D43" w:rsidRDefault="00D01D7E" w:rsidP="00D01D7E">
            <w:pPr>
              <w:rPr>
                <w:del w:id="16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63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71C71D9C" w14:textId="3B10B570" w:rsidTr="000133FE">
        <w:trPr>
          <w:trHeight w:val="240"/>
          <w:del w:id="164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80F0" w14:textId="110A6376" w:rsidR="00D01D7E" w:rsidRPr="00D34BFF" w:rsidDel="00127D43" w:rsidRDefault="00D01D7E" w:rsidP="00D01D7E">
            <w:pPr>
              <w:rPr>
                <w:del w:id="16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66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ReasonNotes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60EA" w14:textId="633E7BFF" w:rsidR="00D01D7E" w:rsidRPr="00D34BFF" w:rsidDel="00127D43" w:rsidRDefault="00D01D7E" w:rsidP="00D01D7E">
            <w:pPr>
              <w:rPr>
                <w:del w:id="16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68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Remarks entered by the user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AFE0" w14:textId="67DA4416" w:rsidR="00D01D7E" w:rsidRPr="00D34BFF" w:rsidDel="00127D43" w:rsidRDefault="00D01D7E" w:rsidP="00D01D7E">
            <w:pPr>
              <w:rPr>
                <w:del w:id="16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70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(2000)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E710" w14:textId="4448E1F1" w:rsidR="00D01D7E" w:rsidRPr="00D34BFF" w:rsidDel="00127D43" w:rsidRDefault="00D01D7E" w:rsidP="00D01D7E">
            <w:pPr>
              <w:rPr>
                <w:del w:id="17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72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1E1A65DB" w14:textId="35B2F829" w:rsidTr="000133FE">
        <w:trPr>
          <w:trHeight w:val="240"/>
          <w:del w:id="173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05C8" w14:textId="1D95CDDC" w:rsidR="00D01D7E" w:rsidRPr="00D34BFF" w:rsidDel="00127D43" w:rsidRDefault="00D01D7E" w:rsidP="00D01D7E">
            <w:pPr>
              <w:rPr>
                <w:del w:id="17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75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CreatedByUserId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97F5" w14:textId="0CD79782" w:rsidR="00D01D7E" w:rsidRPr="00D34BFF" w:rsidDel="00127D43" w:rsidRDefault="00D01D7E" w:rsidP="00D01D7E">
            <w:pPr>
              <w:rPr>
                <w:del w:id="17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77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Created By User Id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64BA" w14:textId="261C682D" w:rsidR="00D01D7E" w:rsidRPr="00D34BFF" w:rsidDel="00127D43" w:rsidRDefault="00D01D7E" w:rsidP="00D01D7E">
            <w:pPr>
              <w:rPr>
                <w:del w:id="17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79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(100)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FB6D" w14:textId="5399287C" w:rsidR="00D01D7E" w:rsidRPr="00D34BFF" w:rsidDel="00127D43" w:rsidRDefault="00D01D7E" w:rsidP="00D01D7E">
            <w:pPr>
              <w:rPr>
                <w:del w:id="18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81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38CB826E" w14:textId="5EFD8DCD" w:rsidTr="000133FE">
        <w:trPr>
          <w:trHeight w:val="240"/>
          <w:del w:id="182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538E" w14:textId="14A80440" w:rsidR="00D01D7E" w:rsidRPr="00D34BFF" w:rsidDel="00127D43" w:rsidRDefault="00D01D7E" w:rsidP="00D01D7E">
            <w:pPr>
              <w:rPr>
                <w:del w:id="18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8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CreatedOnDate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55FD" w14:textId="7F53804B" w:rsidR="00D01D7E" w:rsidRPr="00D34BFF" w:rsidDel="00127D43" w:rsidRDefault="00D01D7E" w:rsidP="00D01D7E">
            <w:pPr>
              <w:rPr>
                <w:del w:id="18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86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Start Date (Format should be DD-MM-YYYY)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97DC" w14:textId="2735571E" w:rsidR="00D01D7E" w:rsidRPr="00D34BFF" w:rsidDel="00127D43" w:rsidRDefault="00D01D7E" w:rsidP="00D01D7E">
            <w:pPr>
              <w:rPr>
                <w:del w:id="18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88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Date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C1AA" w14:textId="12443DA5" w:rsidR="00D01D7E" w:rsidRPr="00D34BFF" w:rsidDel="00127D43" w:rsidRDefault="00D01D7E" w:rsidP="00D01D7E">
            <w:pPr>
              <w:rPr>
                <w:del w:id="189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90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6D39345B" w14:textId="38E49218" w:rsidTr="000133FE">
        <w:trPr>
          <w:trHeight w:val="240"/>
          <w:del w:id="191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AE3E" w14:textId="6A301475" w:rsidR="00D01D7E" w:rsidRPr="00D34BFF" w:rsidDel="00127D43" w:rsidRDefault="00D01D7E" w:rsidP="00D01D7E">
            <w:pPr>
              <w:rPr>
                <w:del w:id="192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93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ExpiryDate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5353" w14:textId="6A60BBD2" w:rsidR="00D01D7E" w:rsidRPr="00D34BFF" w:rsidDel="00127D43" w:rsidRDefault="00D01D7E" w:rsidP="00D01D7E">
            <w:pPr>
              <w:rPr>
                <w:del w:id="194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95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Expiry Date (Format should be DD-MM-YYYY)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3F9E" w14:textId="069DDB08" w:rsidR="00D01D7E" w:rsidRPr="00D34BFF" w:rsidDel="00127D43" w:rsidRDefault="00D01D7E" w:rsidP="00D01D7E">
            <w:pPr>
              <w:rPr>
                <w:del w:id="196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97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Date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472C" w14:textId="1F5C7441" w:rsidR="00D01D7E" w:rsidRPr="00D34BFF" w:rsidDel="00127D43" w:rsidRDefault="00D01D7E" w:rsidP="00D01D7E">
            <w:pPr>
              <w:rPr>
                <w:del w:id="198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199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2DC55B56" w14:textId="72C6B8CC" w:rsidTr="000133FE">
        <w:trPr>
          <w:trHeight w:val="240"/>
          <w:del w:id="200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4B5D" w14:textId="37880B4F" w:rsidR="00D01D7E" w:rsidRPr="00D34BFF" w:rsidDel="00127D43" w:rsidRDefault="00D01D7E" w:rsidP="00D01D7E">
            <w:pPr>
              <w:rPr>
                <w:del w:id="201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02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Status</w:delText>
              </w:r>
            </w:del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F897" w14:textId="582CA0B7" w:rsidR="00D01D7E" w:rsidRPr="00D34BFF" w:rsidDel="00127D43" w:rsidRDefault="00D01D7E" w:rsidP="00D01D7E">
            <w:pPr>
              <w:rPr>
                <w:del w:id="203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04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 Reason Status</w:delText>
              </w:r>
            </w:del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8F79" w14:textId="01002130" w:rsidR="00D01D7E" w:rsidRPr="00D34BFF" w:rsidDel="00127D43" w:rsidRDefault="00D01D7E" w:rsidP="00D01D7E">
            <w:pPr>
              <w:rPr>
                <w:del w:id="20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06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String (1)</w:delText>
              </w:r>
            </w:del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EDE5" w14:textId="665F582E" w:rsidR="00D01D7E" w:rsidRPr="00D34BFF" w:rsidDel="00127D43" w:rsidRDefault="00D01D7E" w:rsidP="00D01D7E">
            <w:pPr>
              <w:rPr>
                <w:del w:id="207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08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Optional</w:delText>
              </w:r>
            </w:del>
          </w:p>
        </w:tc>
      </w:tr>
      <w:tr w:rsidR="00D01D7E" w:rsidRPr="00A923FF" w:rsidDel="00127D43" w14:paraId="0DE15448" w14:textId="6A3458BB" w:rsidTr="00BB3359">
        <w:trPr>
          <w:trHeight w:val="240"/>
          <w:del w:id="209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B290" w14:textId="0913634E" w:rsidR="00D01D7E" w:rsidRPr="00D34BFF" w:rsidDel="00127D43" w:rsidRDefault="00D01D7E" w:rsidP="00D01D7E">
            <w:pPr>
              <w:rPr>
                <w:del w:id="21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1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BLReasonList</w:delText>
              </w:r>
            </w:del>
          </w:p>
        </w:tc>
        <w:tc>
          <w:tcPr>
            <w:tcW w:w="35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FAED" w14:textId="5EFB4FE1" w:rsidR="00D01D7E" w:rsidRPr="00D34BFF" w:rsidDel="00127D43" w:rsidRDefault="00D01D7E" w:rsidP="00D01D7E">
            <w:pPr>
              <w:rPr>
                <w:del w:id="212" w:author="Naresh Kola" w:date="2024-05-23T12:09:00Z"/>
                <w:rFonts w:ascii="Verdana" w:hAnsi="Verdana"/>
                <w:sz w:val="20"/>
                <w:szCs w:val="20"/>
                <w:highlight w:val="yellow"/>
              </w:rPr>
            </w:pPr>
            <w:del w:id="213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Aggregate Ends</w:delText>
              </w:r>
            </w:del>
          </w:p>
        </w:tc>
      </w:tr>
      <w:tr w:rsidR="00D01D7E" w:rsidRPr="00A923FF" w:rsidDel="00127D43" w14:paraId="781AC67A" w14:textId="32B543A3" w:rsidTr="00BB3359">
        <w:trPr>
          <w:trHeight w:val="240"/>
          <w:del w:id="214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F44E" w14:textId="3DE8EDAA" w:rsidR="00D01D7E" w:rsidRPr="00D34BFF" w:rsidDel="00127D43" w:rsidRDefault="00D01D7E" w:rsidP="00D01D7E">
            <w:pPr>
              <w:rPr>
                <w:del w:id="215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16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BLReasonDetails</w:delText>
              </w:r>
            </w:del>
          </w:p>
        </w:tc>
        <w:tc>
          <w:tcPr>
            <w:tcW w:w="35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1B5E" w14:textId="101FE588" w:rsidR="00D01D7E" w:rsidRPr="00D34BFF" w:rsidDel="00127D43" w:rsidRDefault="00D01D7E" w:rsidP="00D01D7E">
            <w:pPr>
              <w:rPr>
                <w:del w:id="217" w:author="Naresh Kola" w:date="2024-05-23T12:09:00Z"/>
                <w:rFonts w:ascii="Verdana" w:hAnsi="Verdana"/>
                <w:sz w:val="20"/>
                <w:szCs w:val="20"/>
                <w:highlight w:val="yellow"/>
              </w:rPr>
            </w:pPr>
            <w:del w:id="218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Aggregate Ends</w:delText>
              </w:r>
            </w:del>
          </w:p>
        </w:tc>
      </w:tr>
      <w:tr w:rsidR="00D01D7E" w:rsidRPr="00A923FF" w:rsidDel="00127D43" w14:paraId="4FA36484" w14:textId="426631EE" w:rsidTr="00BB3359">
        <w:trPr>
          <w:trHeight w:val="240"/>
          <w:del w:id="219" w:author="Naresh Kola" w:date="2024-05-23T12:09:00Z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5842" w14:textId="1C1DDC9A" w:rsidR="00D01D7E" w:rsidRPr="00D34BFF" w:rsidDel="00127D43" w:rsidRDefault="00D01D7E" w:rsidP="00D01D7E">
            <w:pPr>
              <w:rPr>
                <w:del w:id="220" w:author="Naresh Kola" w:date="2024-05-23T12:09:00Z"/>
                <w:rFonts w:ascii="Verdana" w:hAnsi="Verdana" w:cs="Arial"/>
                <w:sz w:val="20"/>
                <w:szCs w:val="20"/>
                <w:highlight w:val="yellow"/>
              </w:rPr>
            </w:pPr>
            <w:del w:id="221" w:author="Naresh Kola" w:date="2024-05-23T12:09:00Z">
              <w:r w:rsidRPr="00D34BFF" w:rsidDel="00127D43">
                <w:rPr>
                  <w:rFonts w:ascii="Verdana" w:hAnsi="Verdana" w:cs="Arial"/>
                  <w:sz w:val="20"/>
                  <w:szCs w:val="20"/>
                  <w:highlight w:val="yellow"/>
                </w:rPr>
                <w:delText>BlacklistInfo</w:delText>
              </w:r>
            </w:del>
          </w:p>
        </w:tc>
        <w:tc>
          <w:tcPr>
            <w:tcW w:w="35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8725" w14:textId="0BD9ED03" w:rsidR="00D01D7E" w:rsidRPr="00D34BFF" w:rsidDel="00127D43" w:rsidRDefault="00D01D7E" w:rsidP="00D01D7E">
            <w:pPr>
              <w:rPr>
                <w:del w:id="222" w:author="Naresh Kola" w:date="2024-05-23T12:09:00Z"/>
                <w:rFonts w:ascii="Verdana" w:hAnsi="Verdana"/>
                <w:sz w:val="20"/>
                <w:szCs w:val="20"/>
                <w:highlight w:val="yellow"/>
              </w:rPr>
            </w:pPr>
            <w:del w:id="223" w:author="Naresh Kola" w:date="2024-05-23T12:09:00Z">
              <w:r w:rsidRPr="00D34BFF" w:rsidDel="00127D43">
                <w:rPr>
                  <w:rFonts w:ascii="Verdana" w:hAnsi="Verdana"/>
                  <w:sz w:val="20"/>
                  <w:szCs w:val="20"/>
                  <w:highlight w:val="yellow"/>
                </w:rPr>
                <w:delText>Aggregate Ends</w:delText>
              </w:r>
            </w:del>
          </w:p>
        </w:tc>
      </w:tr>
      <w:tr w:rsidR="00D01D7E" w:rsidRPr="00A923FF" w14:paraId="7513F5CF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8367" w14:textId="3FDA0D0E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Customer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E38E" w14:textId="2B33B4D8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Aggregate </w:t>
            </w:r>
            <w:r>
              <w:rPr>
                <w:rFonts w:ascii="Verdana" w:hAnsi="Verdana" w:cs="Arial"/>
                <w:sz w:val="20"/>
                <w:szCs w:val="20"/>
              </w:rPr>
              <w:t>Ends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8FF5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8DE3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D01D7E" w:rsidRPr="00A923FF" w14:paraId="14A98ED0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DC9A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FreeField1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DDAE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3EF7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 xml:space="preserve">String (80) 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7327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D01D7E" w:rsidRPr="00A923FF" w14:paraId="0DFA305F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8DEA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FreeField2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275E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276E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581E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D01D7E" w:rsidRPr="00A923FF" w14:paraId="52489865" w14:textId="77777777" w:rsidTr="000133FE">
        <w:trPr>
          <w:trHeight w:val="240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6C33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FreeField3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C980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Free Fields for future use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1FB3" w14:textId="77777777" w:rsidR="00D01D7E" w:rsidRPr="00A923FF" w:rsidRDefault="00D01D7E" w:rsidP="00D01D7E">
            <w:pPr>
              <w:rPr>
                <w:rFonts w:ascii="Verdana" w:hAnsi="Verdana" w:cs="Arial"/>
                <w:sz w:val="20"/>
                <w:szCs w:val="20"/>
              </w:rPr>
            </w:pPr>
            <w:r w:rsidRPr="00A923FF">
              <w:rPr>
                <w:rFonts w:ascii="Verdana" w:hAnsi="Verdana" w:cs="Arial"/>
                <w:sz w:val="20"/>
                <w:szCs w:val="20"/>
              </w:rPr>
              <w:t>String (80)</w:t>
            </w:r>
          </w:p>
        </w:tc>
        <w:tc>
          <w:tcPr>
            <w:tcW w:w="10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D498" w14:textId="77777777" w:rsidR="00D01D7E" w:rsidRPr="00A923FF" w:rsidRDefault="00D01D7E" w:rsidP="00D01D7E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273CA3D9" w14:textId="77777777" w:rsidR="0021122B" w:rsidRPr="00A923FF" w:rsidRDefault="0021122B" w:rsidP="0021122B">
      <w:pPr>
        <w:rPr>
          <w:rFonts w:ascii="Verdana" w:eastAsia="Calibri" w:hAnsi="Verdana"/>
          <w:sz w:val="20"/>
          <w:szCs w:val="20"/>
        </w:rPr>
      </w:pPr>
    </w:p>
    <w:p w14:paraId="5C667F1E" w14:textId="77777777" w:rsidR="0021122B" w:rsidRDefault="0021122B" w:rsidP="0021122B">
      <w:pPr>
        <w:rPr>
          <w:rFonts w:ascii="Verdana" w:hAnsi="Verdana"/>
          <w:b/>
          <w:sz w:val="20"/>
          <w:szCs w:val="20"/>
        </w:rPr>
      </w:pPr>
    </w:p>
    <w:p w14:paraId="6B107DA1" w14:textId="506AED68" w:rsidR="006D3C4F" w:rsidRPr="00F03298" w:rsidRDefault="00F03298" w:rsidP="00F03298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Response:</w:t>
      </w:r>
    </w:p>
    <w:p w14:paraId="33293F37" w14:textId="77777777" w:rsidR="00F03298" w:rsidRDefault="00F03298" w:rsidP="00D72A33">
      <w:pPr>
        <w:spacing w:before="0" w:after="0"/>
        <w:rPr>
          <w:rFonts w:ascii="Verdana" w:eastAsia="Calibri" w:hAnsi="Verdana" w:cs="Mangal"/>
          <w:sz w:val="20"/>
          <w:szCs w:val="20"/>
        </w:rPr>
      </w:pPr>
    </w:p>
    <w:p w14:paraId="144EF8F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34B16A0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&lt;EE_EAI_HEADER&gt;</w:t>
      </w:r>
    </w:p>
    <w:p w14:paraId="153E648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&lt;MsgFormat&gt;BLACKLIST_DETAILS&lt;/MsgFormat&gt;</w:t>
      </w:r>
    </w:p>
    <w:p w14:paraId="15A2F61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&lt;MsgVersion&gt;0001&lt;/MsgVersion&gt;</w:t>
      </w:r>
    </w:p>
    <w:p w14:paraId="27C7BDE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&lt;RequestorChannelId&gt;BPM&lt;/RequestorChannelId&gt;</w:t>
      </w:r>
    </w:p>
    <w:p w14:paraId="34CD0FD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&lt;RequestorUserId&gt;RAKUSER&lt;/RequestorUserId&gt;</w:t>
      </w:r>
    </w:p>
    <w:p w14:paraId="39E4E16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&lt;RequestorLanguage&gt;E&lt;/RequestorLanguage&gt;</w:t>
      </w:r>
    </w:p>
    <w:p w14:paraId="1CA703E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&lt;RequestorSecurityInfo&gt;secure&lt;/RequestorSecurityInfo&gt;</w:t>
      </w:r>
    </w:p>
    <w:p w14:paraId="4E4DA19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&lt;ReturnCode&gt;0000&lt;/ReturnCode&gt;</w:t>
      </w:r>
    </w:p>
    <w:p w14:paraId="133BF9B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lastRenderedPageBreak/>
        <w:t>        &lt;ReturnDesc&gt;RES&lt;/ReturnDesc&gt;</w:t>
      </w:r>
    </w:p>
    <w:p w14:paraId="7EE6AFB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&lt;MessageId&gt;BLACKLIST001&lt;/MessageId&gt;</w:t>
      </w:r>
    </w:p>
    <w:p w14:paraId="72F1384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&lt;Extra1&gt;RES||BPM.123&lt;/Extra1&gt;</w:t>
      </w:r>
    </w:p>
    <w:p w14:paraId="2B0912C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&lt;Extra2&gt;2014-03-25T11:05:30.000+04:00&lt;/Extra2&gt;</w:t>
      </w:r>
    </w:p>
    <w:p w14:paraId="1622101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&lt;/EE_EAI_HEADER&gt;</w:t>
      </w:r>
    </w:p>
    <w:p w14:paraId="33CF49B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&lt;CustomerBlackListResponse&gt;</w:t>
      </w:r>
    </w:p>
    <w:p w14:paraId="324C071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&lt;BankId&gt;RAK&lt;/BankId&gt;</w:t>
      </w:r>
    </w:p>
    <w:p w14:paraId="29B9B34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&lt;Customer&gt;</w:t>
      </w:r>
    </w:p>
    <w:p w14:paraId="541ECF0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&lt;CIFID&gt;&lt;/CIFID&gt;</w:t>
      </w:r>
    </w:p>
    <w:p w14:paraId="3CF8460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</w:t>
      </w:r>
      <w:r w:rsidRPr="005E672B">
        <w:rPr>
          <w:rFonts w:asciiTheme="minorHAnsi" w:hAnsiTheme="minorHAnsi" w:cstheme="minorHAnsi"/>
          <w:sz w:val="22"/>
          <w:szCs w:val="22"/>
          <w:highlight w:val="yellow"/>
        </w:rPr>
        <w:t>&lt;MasterDataId&gt;MDataID&lt;/MasterDataId&gt;</w:t>
      </w:r>
    </w:p>
    <w:p w14:paraId="1BA2A31B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&lt;RetailCorpFlag&gt;R&lt;/RetailCorpFlag&gt;</w:t>
      </w:r>
    </w:p>
    <w:p w14:paraId="4957F74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&lt;CustomerType&gt;&lt;/CustomerType&gt;</w:t>
      </w:r>
    </w:p>
    <w:p w14:paraId="4EB57E8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&lt;PersonDetails&gt;</w:t>
      </w:r>
    </w:p>
    <w:p w14:paraId="23C331C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&lt;FirstName&gt;&lt;/FirstName&gt;</w:t>
      </w:r>
    </w:p>
    <w:p w14:paraId="125925AA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&lt;MiddleName&gt;&lt;/MiddleName&gt;</w:t>
      </w:r>
    </w:p>
    <w:p w14:paraId="0106AF1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&lt;LastName&gt;&lt;/LastName&gt;</w:t>
      </w:r>
    </w:p>
    <w:p w14:paraId="7877F85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&lt;DateOfBirth&gt;&lt;/DateOfBirth&gt;</w:t>
      </w:r>
    </w:p>
    <w:p w14:paraId="2D80276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&lt;/PersonDetails&gt;</w:t>
      </w:r>
    </w:p>
    <w:p w14:paraId="2873BBE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&lt;OrganizationDetails&gt;</w:t>
      </w:r>
    </w:p>
    <w:p w14:paraId="7AFD97C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&lt;CorporateName&gt;&lt;/CorporateName&gt;</w:t>
      </w:r>
    </w:p>
    <w:p w14:paraId="6DB503A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&lt;CountryOfIncorporation&gt;&lt;/CountryOfIncorporation&gt;</w:t>
      </w:r>
    </w:p>
    <w:p w14:paraId="545A5E2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&lt;DateOfIncorporation&gt;&lt;/DateOfIncorporation&gt;</w:t>
      </w:r>
    </w:p>
    <w:p w14:paraId="29DB16C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&lt;/OrganizationDetails&gt;</w:t>
      </w:r>
    </w:p>
    <w:p w14:paraId="55066A0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&lt;CustomerStatus&gt;&lt;/CustomerStatus&gt;</w:t>
      </w:r>
    </w:p>
    <w:p w14:paraId="721E40D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&lt;CustDormStatus&gt;&lt;/CustDormStatus&gt;</w:t>
      </w:r>
    </w:p>
    <w:p w14:paraId="0DA98D9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&lt;Document&gt;</w:t>
      </w:r>
    </w:p>
    <w:p w14:paraId="3CA875B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&lt;DocumentType&gt;&lt;/DocumentType&gt;</w:t>
      </w:r>
    </w:p>
    <w:p w14:paraId="25B82A3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&lt;DocumentRefNumber&gt;&lt;/DocumentRefNumber&gt;</w:t>
      </w:r>
    </w:p>
    <w:p w14:paraId="253795A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&lt;DocumentDescription&gt;&lt;/DocumentDescription&gt;</w:t>
      </w:r>
    </w:p>
    <w:p w14:paraId="60753189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&lt;DocumentExpiryDate&gt;&lt;/DocumentExpiryDate&gt;</w:t>
      </w:r>
    </w:p>
    <w:p w14:paraId="0AFA370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&lt;/Document&gt;</w:t>
      </w:r>
    </w:p>
    <w:p w14:paraId="3C1CD9D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&lt;ContactDetails&gt;</w:t>
      </w:r>
    </w:p>
    <w:p w14:paraId="39DEA51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&lt;EmailAddress&gt;</w:t>
      </w:r>
    </w:p>
    <w:p w14:paraId="2D711B5C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&lt;MailIdType&gt;&lt;/MailIdType&gt;</w:t>
      </w:r>
    </w:p>
    <w:p w14:paraId="6733596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&lt;MailIdValue&gt;&lt;/MailIdValue&gt;</w:t>
      </w:r>
    </w:p>
    <w:p w14:paraId="37F8F0F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&lt;/EmailAddress&gt;</w:t>
      </w:r>
    </w:p>
    <w:p w14:paraId="644066C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&lt;PhoneFax&gt;</w:t>
      </w:r>
    </w:p>
    <w:p w14:paraId="15B3CB9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&lt;PhoneType&gt;&lt;/PhoneType&gt;</w:t>
      </w:r>
    </w:p>
    <w:p w14:paraId="2D963DE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&lt;PhoneValue&gt;&lt;/PhoneValue&gt;</w:t>
      </w:r>
    </w:p>
    <w:p w14:paraId="77D12C1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&lt;/PhoneFax&gt;</w:t>
      </w:r>
    </w:p>
    <w:p w14:paraId="2E956D8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&lt;/ContactDetails&gt;</w:t>
      </w:r>
    </w:p>
    <w:p w14:paraId="3596F78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&lt;StatusInfo&gt;</w:t>
      </w:r>
    </w:p>
    <w:p w14:paraId="7BA2038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&lt;StatusType&gt;&lt;/StatusType&gt;</w:t>
      </w:r>
    </w:p>
    <w:p w14:paraId="116F237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&lt;StatusFlag&gt;&lt;/StatusFlag&gt;</w:t>
      </w:r>
    </w:p>
    <w:p w14:paraId="6FAFA38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&lt;StatusNotes&gt;&lt;/StatusNotes&gt;</w:t>
      </w:r>
    </w:p>
    <w:p w14:paraId="402261F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&lt;StatusReason&gt;&lt;/StatusReason&gt;</w:t>
      </w:r>
    </w:p>
    <w:p w14:paraId="02142F0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&lt;StatusCode&gt;&lt;/StatusCode&gt;</w:t>
      </w:r>
    </w:p>
    <w:p w14:paraId="5B5BBB4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&lt;StatusOverAllFlag&gt;&lt;/StatusOverAllFlag&gt;</w:t>
      </w:r>
    </w:p>
    <w:p w14:paraId="692DBB43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lastRenderedPageBreak/>
        <w:t>                &lt;StatusList&gt;</w:t>
      </w:r>
    </w:p>
    <w:p w14:paraId="1A75E9F6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&lt;StatusDetails&gt;</w:t>
      </w:r>
    </w:p>
    <w:p w14:paraId="389D361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&lt;ProductType&gt;&lt;/ProductType&gt;</w:t>
      </w:r>
    </w:p>
    <w:p w14:paraId="023010C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&lt;ReferenceNumber&gt;&lt;/ReferenceNumber&gt;</w:t>
      </w:r>
    </w:p>
    <w:p w14:paraId="08FF892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&lt;Unit&gt;&lt;/Unit&gt;</w:t>
      </w:r>
    </w:p>
    <w:p w14:paraId="4E3CF96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&lt;ReasonNotes&gt;&lt;/ReasonNotes&gt;</w:t>
      </w:r>
    </w:p>
    <w:p w14:paraId="1439C925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&lt;ReasonCodeDesc&gt;&lt;/ReasonCodeDesc&gt;</w:t>
      </w:r>
    </w:p>
    <w:p w14:paraId="07E652FB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&lt;ReasonCode&gt;&lt;/ReasonCode&gt;</w:t>
      </w:r>
    </w:p>
    <w:p w14:paraId="2A0A260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&lt;CourtOrderNumber&gt;&lt;/CourtOrderNumber&gt;</w:t>
      </w:r>
    </w:p>
    <w:p w14:paraId="6262836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&lt;CourtOrderDate&gt;&lt;/CourtOrderDate&gt;</w:t>
      </w:r>
    </w:p>
    <w:p w14:paraId="78581FF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&lt;CBCircularNumber&gt;&lt;/CBCircularNumber&gt;</w:t>
      </w:r>
    </w:p>
    <w:p w14:paraId="67CE67B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&lt;CBCircularDate&gt;&lt;/CBCircularDate&gt;</w:t>
      </w:r>
    </w:p>
    <w:p w14:paraId="746DF1C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&lt;CreationDate&gt;&lt;/CreationDate&gt;</w:t>
      </w:r>
    </w:p>
    <w:p w14:paraId="38E0793E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&lt;ExpiryDate&gt;&lt;/ExpiryDate&gt;</w:t>
      </w:r>
    </w:p>
    <w:p w14:paraId="16980A61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&lt;CreatedBy&gt;&lt;/CreatedBy&gt;</w:t>
      </w:r>
    </w:p>
    <w:p w14:paraId="61D2F05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    &lt;Status&gt;&lt;/Status&gt;</w:t>
      </w:r>
    </w:p>
    <w:p w14:paraId="745A65C2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    &lt;/StatusDetails&gt;</w:t>
      </w:r>
    </w:p>
    <w:p w14:paraId="4AFEB9D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        &lt;/StatusList&gt;</w:t>
      </w:r>
    </w:p>
    <w:p w14:paraId="292D2CD4" w14:textId="4D09714B" w:rsidR="00D659F1" w:rsidRPr="00D659F1" w:rsidDel="00A8798C" w:rsidRDefault="00D659F1" w:rsidP="00A8798C">
      <w:pPr>
        <w:pStyle w:val="DBSBody"/>
        <w:rPr>
          <w:del w:id="224" w:author="Naresh Kola" w:date="2024-05-24T10:32:00Z"/>
          <w:rFonts w:asciiTheme="minorHAnsi" w:hAnsiTheme="minorHAnsi" w:cstheme="minorHAnsi"/>
          <w:sz w:val="22"/>
          <w:szCs w:val="22"/>
        </w:rPr>
        <w:pPrChange w:id="225" w:author="Naresh Kola" w:date="2024-05-24T10:32:00Z">
          <w:pPr>
            <w:pStyle w:val="DBSBody"/>
          </w:pPr>
        </w:pPrChange>
      </w:pPr>
      <w:r w:rsidRPr="00D659F1">
        <w:rPr>
          <w:rFonts w:asciiTheme="minorHAnsi" w:hAnsiTheme="minorHAnsi" w:cstheme="minorHAnsi"/>
          <w:sz w:val="22"/>
          <w:szCs w:val="22"/>
        </w:rPr>
        <w:t>            &lt;/</w:t>
      </w:r>
      <w:proofErr w:type="spellStart"/>
      <w:r w:rsidRPr="00D659F1">
        <w:rPr>
          <w:rFonts w:asciiTheme="minorHAnsi" w:hAnsiTheme="minorHAnsi" w:cstheme="minorHAnsi"/>
          <w:sz w:val="22"/>
          <w:szCs w:val="22"/>
        </w:rPr>
        <w:t>StatusInfo</w:t>
      </w:r>
      <w:proofErr w:type="spellEnd"/>
      <w:r w:rsidRPr="00D659F1">
        <w:rPr>
          <w:rFonts w:asciiTheme="minorHAnsi" w:hAnsiTheme="minorHAnsi" w:cstheme="minorHAnsi"/>
          <w:sz w:val="22"/>
          <w:szCs w:val="22"/>
        </w:rPr>
        <w:t>&gt;</w:t>
      </w:r>
    </w:p>
    <w:p w14:paraId="451D76D0" w14:textId="4C5B9748" w:rsidR="00D659F1" w:rsidRPr="00D659F1" w:rsidDel="00A8798C" w:rsidRDefault="00D659F1" w:rsidP="00A8798C">
      <w:pPr>
        <w:pStyle w:val="DBSBody"/>
        <w:rPr>
          <w:del w:id="226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27" w:author="Naresh Kola" w:date="2024-05-24T10:32:00Z">
          <w:pPr>
            <w:pStyle w:val="DBSBody"/>
          </w:pPr>
        </w:pPrChange>
      </w:pPr>
      <w:del w:id="228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</w:rPr>
          <w:delText>            </w:delText>
        </w:r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&lt;BlacklistInfo&gt;</w:delText>
        </w:r>
      </w:del>
    </w:p>
    <w:p w14:paraId="1663F370" w14:textId="217B11DE" w:rsidR="00D659F1" w:rsidRPr="00D659F1" w:rsidDel="00A8798C" w:rsidRDefault="00D659F1" w:rsidP="00A8798C">
      <w:pPr>
        <w:pStyle w:val="DBSBody"/>
        <w:rPr>
          <w:del w:id="229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30" w:author="Naresh Kola" w:date="2024-05-24T10:32:00Z">
          <w:pPr>
            <w:pStyle w:val="DBSBody"/>
          </w:pPr>
        </w:pPrChange>
      </w:pPr>
      <w:del w:id="231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&lt;IsBlacklisted&gt;</w:delText>
        </w:r>
        <w:r w:rsidR="00EC42FD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N</w:delText>
        </w:r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&lt;/IsBlacklisted&gt;</w:delText>
        </w:r>
      </w:del>
    </w:p>
    <w:p w14:paraId="137EDC6B" w14:textId="09693670" w:rsidR="00D659F1" w:rsidRPr="00D659F1" w:rsidDel="00A8798C" w:rsidRDefault="00D659F1" w:rsidP="00A8798C">
      <w:pPr>
        <w:pStyle w:val="DBSBody"/>
        <w:rPr>
          <w:del w:id="232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33" w:author="Naresh Kola" w:date="2024-05-24T10:32:00Z">
          <w:pPr>
            <w:pStyle w:val="DBSBody"/>
          </w:pPr>
        </w:pPrChange>
      </w:pPr>
      <w:del w:id="234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&lt;BLNotes&gt;&lt;/BLNotes&gt;</w:delText>
        </w:r>
      </w:del>
    </w:p>
    <w:p w14:paraId="04DAA85A" w14:textId="245A106D" w:rsidR="00D659F1" w:rsidRPr="00D659F1" w:rsidDel="00A8798C" w:rsidRDefault="00D659F1" w:rsidP="00A8798C">
      <w:pPr>
        <w:pStyle w:val="DBSBody"/>
        <w:rPr>
          <w:del w:id="235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36" w:author="Naresh Kola" w:date="2024-05-24T10:32:00Z">
          <w:pPr>
            <w:pStyle w:val="DBSBody"/>
          </w:pPr>
        </w:pPrChange>
      </w:pPr>
      <w:del w:id="237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&lt;BLReason&gt;&lt;/BLReason&gt;</w:delText>
        </w:r>
      </w:del>
    </w:p>
    <w:p w14:paraId="53793001" w14:textId="2E34DFBE" w:rsidR="00D659F1" w:rsidRPr="00D659F1" w:rsidDel="00A8798C" w:rsidRDefault="00D659F1" w:rsidP="00A8798C">
      <w:pPr>
        <w:pStyle w:val="DBSBody"/>
        <w:rPr>
          <w:del w:id="238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39" w:author="Naresh Kola" w:date="2024-05-24T10:32:00Z">
          <w:pPr>
            <w:pStyle w:val="DBSBody"/>
          </w:pPr>
        </w:pPrChange>
      </w:pPr>
      <w:del w:id="240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&lt;BLReasonCode&gt;&lt;/BLReasonCode&gt;</w:delText>
        </w:r>
      </w:del>
    </w:p>
    <w:p w14:paraId="6B336FC0" w14:textId="4C3DD40F" w:rsidR="00D659F1" w:rsidRPr="00D659F1" w:rsidDel="00A8798C" w:rsidRDefault="00D659F1" w:rsidP="00A8798C">
      <w:pPr>
        <w:pStyle w:val="DBSBody"/>
        <w:rPr>
          <w:del w:id="241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42" w:author="Naresh Kola" w:date="2024-05-24T10:32:00Z">
          <w:pPr>
            <w:pStyle w:val="DBSBody"/>
          </w:pPr>
        </w:pPrChange>
      </w:pPr>
      <w:del w:id="243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&lt;BLOvlFlg&gt;&lt;/BLOvlFlg&gt;</w:delText>
        </w:r>
      </w:del>
    </w:p>
    <w:p w14:paraId="2F530D57" w14:textId="7AFD3304" w:rsidR="00D659F1" w:rsidRPr="00D659F1" w:rsidDel="00A8798C" w:rsidRDefault="00D659F1" w:rsidP="00A8798C">
      <w:pPr>
        <w:pStyle w:val="DBSBody"/>
        <w:rPr>
          <w:del w:id="244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45" w:author="Naresh Kola" w:date="2024-05-24T10:32:00Z">
          <w:pPr>
            <w:pStyle w:val="DBSBody"/>
          </w:pPr>
        </w:pPrChange>
      </w:pPr>
      <w:del w:id="246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&lt;BLReasonList&gt;</w:delText>
        </w:r>
      </w:del>
    </w:p>
    <w:p w14:paraId="20338E5C" w14:textId="5E9B0C0C" w:rsidR="00D659F1" w:rsidRPr="00D659F1" w:rsidDel="00A8798C" w:rsidRDefault="00D659F1" w:rsidP="00A8798C">
      <w:pPr>
        <w:pStyle w:val="DBSBody"/>
        <w:rPr>
          <w:del w:id="247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48" w:author="Naresh Kola" w:date="2024-05-24T10:32:00Z">
          <w:pPr>
            <w:pStyle w:val="DBSBody"/>
          </w:pPr>
        </w:pPrChange>
      </w:pPr>
      <w:del w:id="249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&lt;BLReasonDetails&gt;</w:delText>
        </w:r>
      </w:del>
    </w:p>
    <w:p w14:paraId="74E92B65" w14:textId="7D2A2244" w:rsidR="00D659F1" w:rsidRPr="00D659F1" w:rsidDel="00A8798C" w:rsidRDefault="00D659F1" w:rsidP="00A8798C">
      <w:pPr>
        <w:pStyle w:val="DBSBody"/>
        <w:rPr>
          <w:del w:id="250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51" w:author="Naresh Kola" w:date="2024-05-24T10:32:00Z">
          <w:pPr>
            <w:pStyle w:val="DBSBody"/>
          </w:pPr>
        </w:pPrChange>
      </w:pPr>
      <w:del w:id="252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&lt;RefNum&gt;&lt;/RefNum&gt;</w:delText>
        </w:r>
      </w:del>
    </w:p>
    <w:p w14:paraId="3032C8F0" w14:textId="547178D9" w:rsidR="00D659F1" w:rsidRPr="00D659F1" w:rsidDel="00A8798C" w:rsidRDefault="00D659F1" w:rsidP="00A8798C">
      <w:pPr>
        <w:pStyle w:val="DBSBody"/>
        <w:rPr>
          <w:del w:id="253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54" w:author="Naresh Kola" w:date="2024-05-24T10:32:00Z">
          <w:pPr>
            <w:pStyle w:val="DBSBody"/>
          </w:pPr>
        </w:pPrChange>
      </w:pPr>
      <w:del w:id="255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&lt;ProdType&gt;&lt;/ProdType&gt;</w:delText>
        </w:r>
      </w:del>
    </w:p>
    <w:p w14:paraId="275373C9" w14:textId="2035F746" w:rsidR="00D659F1" w:rsidRPr="00D659F1" w:rsidDel="00A8798C" w:rsidRDefault="00D659F1" w:rsidP="00A8798C">
      <w:pPr>
        <w:pStyle w:val="DBSBody"/>
        <w:rPr>
          <w:del w:id="256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57" w:author="Naresh Kola" w:date="2024-05-24T10:32:00Z">
          <w:pPr>
            <w:pStyle w:val="DBSBody"/>
          </w:pPr>
        </w:pPrChange>
      </w:pPr>
      <w:del w:id="258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&lt;CourtOrderNum&gt;&lt;/CourtOrderNum&gt;</w:delText>
        </w:r>
      </w:del>
    </w:p>
    <w:p w14:paraId="478D9C44" w14:textId="4FD7850C" w:rsidR="00D659F1" w:rsidRPr="00D659F1" w:rsidDel="00A8798C" w:rsidRDefault="00D659F1" w:rsidP="00A8798C">
      <w:pPr>
        <w:pStyle w:val="DBSBody"/>
        <w:rPr>
          <w:del w:id="259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60" w:author="Naresh Kola" w:date="2024-05-24T10:32:00Z">
          <w:pPr>
            <w:pStyle w:val="DBSBody"/>
          </w:pPr>
        </w:pPrChange>
      </w:pPr>
      <w:del w:id="261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&lt;CourtOrderDate&gt;&lt;/CourtOrderDate&gt;</w:delText>
        </w:r>
      </w:del>
    </w:p>
    <w:p w14:paraId="1EB0CA07" w14:textId="1A17EE96" w:rsidR="00D659F1" w:rsidRPr="00D659F1" w:rsidDel="00A8798C" w:rsidRDefault="00D659F1" w:rsidP="00A8798C">
      <w:pPr>
        <w:pStyle w:val="DBSBody"/>
        <w:rPr>
          <w:del w:id="262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63" w:author="Naresh Kola" w:date="2024-05-24T10:32:00Z">
          <w:pPr>
            <w:pStyle w:val="DBSBody"/>
          </w:pPr>
        </w:pPrChange>
      </w:pPr>
      <w:del w:id="264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&lt;CBCircularNum&gt;&lt;/CBCircularNum&gt;</w:delText>
        </w:r>
      </w:del>
    </w:p>
    <w:p w14:paraId="7F43228A" w14:textId="2328A013" w:rsidR="00D659F1" w:rsidRPr="00D659F1" w:rsidDel="00A8798C" w:rsidRDefault="00D659F1" w:rsidP="00A8798C">
      <w:pPr>
        <w:pStyle w:val="DBSBody"/>
        <w:rPr>
          <w:del w:id="265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66" w:author="Naresh Kola" w:date="2024-05-24T10:32:00Z">
          <w:pPr>
            <w:pStyle w:val="DBSBody"/>
          </w:pPr>
        </w:pPrChange>
      </w:pPr>
      <w:del w:id="267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&lt;CBCircularDate&gt;&lt;/CBCircularDate&gt;</w:delText>
        </w:r>
      </w:del>
    </w:p>
    <w:p w14:paraId="4D910A95" w14:textId="6891B97D" w:rsidR="00D659F1" w:rsidRPr="00D659F1" w:rsidDel="00A8798C" w:rsidRDefault="00D659F1" w:rsidP="00A8798C">
      <w:pPr>
        <w:pStyle w:val="DBSBody"/>
        <w:rPr>
          <w:del w:id="268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69" w:author="Naresh Kola" w:date="2024-05-24T10:32:00Z">
          <w:pPr>
            <w:pStyle w:val="DBSBody"/>
          </w:pPr>
        </w:pPrChange>
      </w:pPr>
      <w:del w:id="270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&lt;Unit&gt;&lt;/Unit&gt;</w:delText>
        </w:r>
      </w:del>
    </w:p>
    <w:p w14:paraId="504FD91C" w14:textId="3985E047" w:rsidR="00D659F1" w:rsidRPr="00D659F1" w:rsidDel="00A8798C" w:rsidRDefault="00D659F1" w:rsidP="00A8798C">
      <w:pPr>
        <w:pStyle w:val="DBSBody"/>
        <w:rPr>
          <w:del w:id="271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72" w:author="Naresh Kola" w:date="2024-05-24T10:32:00Z">
          <w:pPr>
            <w:pStyle w:val="DBSBody"/>
          </w:pPr>
        </w:pPrChange>
      </w:pPr>
      <w:del w:id="273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&lt;ReasonCode&gt;&lt;/ReasonCode&gt;</w:delText>
        </w:r>
      </w:del>
    </w:p>
    <w:p w14:paraId="2248DEFD" w14:textId="10CF34FB" w:rsidR="00D659F1" w:rsidRPr="00D659F1" w:rsidDel="00A8798C" w:rsidRDefault="00D659F1" w:rsidP="00A8798C">
      <w:pPr>
        <w:pStyle w:val="DBSBody"/>
        <w:rPr>
          <w:del w:id="274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75" w:author="Naresh Kola" w:date="2024-05-24T10:32:00Z">
          <w:pPr>
            <w:pStyle w:val="DBSBody"/>
          </w:pPr>
        </w:pPrChange>
      </w:pPr>
      <w:del w:id="276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&lt;ReasonCodeDesc&gt;&lt;/ReasonCodeDesc&gt;</w:delText>
        </w:r>
      </w:del>
    </w:p>
    <w:p w14:paraId="609F6540" w14:textId="78304A76" w:rsidR="00D659F1" w:rsidRPr="00D659F1" w:rsidDel="00A8798C" w:rsidRDefault="00D659F1" w:rsidP="00A8798C">
      <w:pPr>
        <w:pStyle w:val="DBSBody"/>
        <w:rPr>
          <w:del w:id="277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78" w:author="Naresh Kola" w:date="2024-05-24T10:32:00Z">
          <w:pPr>
            <w:pStyle w:val="DBSBody"/>
          </w:pPr>
        </w:pPrChange>
      </w:pPr>
      <w:del w:id="279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&lt;ReasonNotes&gt;&lt;/ReasonNotes&gt;</w:delText>
        </w:r>
      </w:del>
    </w:p>
    <w:p w14:paraId="5DFC442E" w14:textId="6FA5836E" w:rsidR="00D659F1" w:rsidRPr="00D659F1" w:rsidDel="00A8798C" w:rsidRDefault="00D659F1" w:rsidP="00A8798C">
      <w:pPr>
        <w:pStyle w:val="DBSBody"/>
        <w:rPr>
          <w:del w:id="280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81" w:author="Naresh Kola" w:date="2024-05-24T10:32:00Z">
          <w:pPr>
            <w:pStyle w:val="DBSBody"/>
          </w:pPr>
        </w:pPrChange>
      </w:pPr>
      <w:del w:id="282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&lt;CreatedByUserId&gt;&lt;/CreatedByUserId&gt;</w:delText>
        </w:r>
      </w:del>
    </w:p>
    <w:p w14:paraId="31D0832F" w14:textId="3BB008D3" w:rsidR="00D659F1" w:rsidRPr="00D659F1" w:rsidDel="00A8798C" w:rsidRDefault="00D659F1" w:rsidP="00A8798C">
      <w:pPr>
        <w:pStyle w:val="DBSBody"/>
        <w:rPr>
          <w:del w:id="283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84" w:author="Naresh Kola" w:date="2024-05-24T10:32:00Z">
          <w:pPr>
            <w:pStyle w:val="DBSBody"/>
          </w:pPr>
        </w:pPrChange>
      </w:pPr>
      <w:del w:id="285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&lt;CreatedOnDate&gt;&lt;/CreatedOnDate&gt;</w:delText>
        </w:r>
      </w:del>
    </w:p>
    <w:p w14:paraId="27458030" w14:textId="5D9D65CF" w:rsidR="00D659F1" w:rsidRPr="00D659F1" w:rsidDel="00A8798C" w:rsidRDefault="00D659F1" w:rsidP="00A8798C">
      <w:pPr>
        <w:pStyle w:val="DBSBody"/>
        <w:rPr>
          <w:del w:id="286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87" w:author="Naresh Kola" w:date="2024-05-24T10:32:00Z">
          <w:pPr>
            <w:pStyle w:val="DBSBody"/>
          </w:pPr>
        </w:pPrChange>
      </w:pPr>
      <w:del w:id="288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&lt;ExpiryDate&gt;&lt;/ExpiryDate&gt;</w:delText>
        </w:r>
      </w:del>
    </w:p>
    <w:p w14:paraId="30536A4F" w14:textId="7A579953" w:rsidR="00D659F1" w:rsidRPr="00D659F1" w:rsidDel="00A8798C" w:rsidRDefault="00D659F1" w:rsidP="00A8798C">
      <w:pPr>
        <w:pStyle w:val="DBSBody"/>
        <w:rPr>
          <w:del w:id="289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90" w:author="Naresh Kola" w:date="2024-05-24T10:32:00Z">
          <w:pPr>
            <w:pStyle w:val="DBSBody"/>
          </w:pPr>
        </w:pPrChange>
      </w:pPr>
      <w:del w:id="291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    &lt;Status&gt;&lt;/Status&gt;</w:delText>
        </w:r>
      </w:del>
    </w:p>
    <w:p w14:paraId="0B222D5F" w14:textId="0DA21146" w:rsidR="00D659F1" w:rsidRPr="00D659F1" w:rsidDel="00A8798C" w:rsidRDefault="00D659F1" w:rsidP="00A8798C">
      <w:pPr>
        <w:pStyle w:val="DBSBody"/>
        <w:rPr>
          <w:del w:id="292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93" w:author="Naresh Kola" w:date="2024-05-24T10:32:00Z">
          <w:pPr>
            <w:pStyle w:val="DBSBody"/>
          </w:pPr>
        </w:pPrChange>
      </w:pPr>
      <w:del w:id="294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    &lt;/BLReasonDetails&gt;</w:delText>
        </w:r>
      </w:del>
    </w:p>
    <w:p w14:paraId="393352BB" w14:textId="1D7D5152" w:rsidR="00D659F1" w:rsidRPr="00D659F1" w:rsidDel="00A8798C" w:rsidRDefault="00D659F1" w:rsidP="00A8798C">
      <w:pPr>
        <w:pStyle w:val="DBSBody"/>
        <w:rPr>
          <w:del w:id="295" w:author="Naresh Kola" w:date="2024-05-24T10:32:00Z"/>
          <w:rFonts w:asciiTheme="minorHAnsi" w:hAnsiTheme="minorHAnsi" w:cstheme="minorHAnsi"/>
          <w:sz w:val="22"/>
          <w:szCs w:val="22"/>
          <w:highlight w:val="yellow"/>
        </w:rPr>
        <w:pPrChange w:id="296" w:author="Naresh Kola" w:date="2024-05-24T10:32:00Z">
          <w:pPr>
            <w:pStyle w:val="DBSBody"/>
          </w:pPr>
        </w:pPrChange>
      </w:pPr>
      <w:del w:id="297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    &lt;/BLReasonList&gt;</w:delText>
        </w:r>
      </w:del>
    </w:p>
    <w:p w14:paraId="00F992C6" w14:textId="6BA574AD" w:rsidR="00D659F1" w:rsidRPr="00D659F1" w:rsidRDefault="00D659F1" w:rsidP="00A8798C">
      <w:pPr>
        <w:pStyle w:val="DBSBody"/>
        <w:rPr>
          <w:rFonts w:asciiTheme="minorHAnsi" w:hAnsiTheme="minorHAnsi" w:cstheme="minorHAnsi"/>
          <w:sz w:val="22"/>
          <w:szCs w:val="22"/>
        </w:rPr>
        <w:pPrChange w:id="298" w:author="Naresh Kola" w:date="2024-05-24T10:32:00Z">
          <w:pPr>
            <w:pStyle w:val="DBSBody"/>
          </w:pPr>
        </w:pPrChange>
      </w:pPr>
      <w:del w:id="299" w:author="Naresh Kola" w:date="2024-05-24T10:32:00Z">
        <w:r w:rsidRPr="00D659F1" w:rsidDel="00A8798C">
          <w:rPr>
            <w:rFonts w:asciiTheme="minorHAnsi" w:hAnsiTheme="minorHAnsi" w:cstheme="minorHAnsi"/>
            <w:sz w:val="22"/>
            <w:szCs w:val="22"/>
            <w:highlight w:val="yellow"/>
          </w:rPr>
          <w:delText>            &lt;/BlacklistInfo&gt;</w:delText>
        </w:r>
      </w:del>
    </w:p>
    <w:p w14:paraId="01806A4F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&lt;/Customer&gt;</w:t>
      </w:r>
    </w:p>
    <w:p w14:paraId="367B0AE7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&lt;FreeField1&gt;&lt;/FreeField1&gt;</w:t>
      </w:r>
    </w:p>
    <w:p w14:paraId="295E19B8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&lt;FreeField2&gt;&lt;/FreeField2&gt;</w:t>
      </w:r>
    </w:p>
    <w:p w14:paraId="1A0D7240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    &lt;FreeField3&gt;&lt;/FreeField3&gt;</w:t>
      </w:r>
    </w:p>
    <w:p w14:paraId="10E4C2E4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    &lt;/CustomerBlackListResponse&gt;</w:t>
      </w:r>
    </w:p>
    <w:p w14:paraId="33155CCD" w14:textId="77777777" w:rsidR="00D659F1" w:rsidRPr="00D659F1" w:rsidRDefault="00D659F1" w:rsidP="00D659F1">
      <w:pPr>
        <w:pStyle w:val="DBSBody"/>
        <w:rPr>
          <w:rFonts w:asciiTheme="minorHAnsi" w:hAnsiTheme="minorHAnsi" w:cstheme="minorHAnsi"/>
          <w:sz w:val="22"/>
          <w:szCs w:val="22"/>
        </w:rPr>
      </w:pPr>
      <w:r w:rsidRPr="00D659F1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1F2586E0" w14:textId="77777777" w:rsidR="008423B3" w:rsidRPr="00FB44FF" w:rsidRDefault="008423B3" w:rsidP="008423B3">
      <w:pPr>
        <w:rPr>
          <w:sz w:val="20"/>
          <w:szCs w:val="20"/>
        </w:rPr>
      </w:pPr>
    </w:p>
    <w:p w14:paraId="7DB40A73" w14:textId="77777777"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>
        <w:rPr>
          <w:rFonts w:cstheme="minorHAnsi"/>
          <w:color w:val="0070C0"/>
        </w:rPr>
        <w:t>Interface Parameters</w:t>
      </w:r>
      <w:bookmarkEnd w:id="11"/>
      <w:bookmarkEnd w:id="12"/>
    </w:p>
    <w:p w14:paraId="7F01DE20" w14:textId="77777777" w:rsidR="00CA53E3" w:rsidRDefault="00CA53E3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</w:t>
      </w:r>
    </w:p>
    <w:p w14:paraId="05B377AD" w14:textId="77777777" w:rsidR="004F532E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p w14:paraId="5102D9AD" w14:textId="77777777" w:rsidR="004F532E" w:rsidRPr="009F6164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sectPr w:rsidR="004F532E" w:rsidRPr="009F6164" w:rsidSect="00D70C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13AEC2" w14:textId="77777777" w:rsidR="0093558A" w:rsidRDefault="0093558A" w:rsidP="00A84548">
      <w:pPr>
        <w:spacing w:before="0" w:after="0" w:line="240" w:lineRule="auto"/>
      </w:pPr>
      <w:r>
        <w:separator/>
      </w:r>
    </w:p>
  </w:endnote>
  <w:endnote w:type="continuationSeparator" w:id="0">
    <w:p w14:paraId="706B86F7" w14:textId="77777777" w:rsidR="0093558A" w:rsidRDefault="0093558A" w:rsidP="00A845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A0516" w14:textId="77777777" w:rsidR="00127D43" w:rsidRDefault="00127D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4B34E" w14:textId="77777777" w:rsidR="00127D43" w:rsidRDefault="00127D4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C02D90" w14:textId="77777777" w:rsidR="00127D43" w:rsidRDefault="00127D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60834" w14:textId="77777777" w:rsidR="0093558A" w:rsidRDefault="0093558A" w:rsidP="00A84548">
      <w:pPr>
        <w:spacing w:before="0" w:after="0" w:line="240" w:lineRule="auto"/>
      </w:pPr>
      <w:r>
        <w:separator/>
      </w:r>
    </w:p>
  </w:footnote>
  <w:footnote w:type="continuationSeparator" w:id="0">
    <w:p w14:paraId="204F4AE3" w14:textId="77777777" w:rsidR="0093558A" w:rsidRDefault="0093558A" w:rsidP="00A845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00867643"/>
      <w:lock w:val="contentLocked"/>
      <w:placeholder>
        <w:docPart w:val="DefaultPlaceholder_1081868574"/>
      </w:placeholder>
    </w:sdtPr>
    <w:sdtContent>
      <w:p w14:paraId="577D2D45" w14:textId="77777777" w:rsidR="00127D43" w:rsidRDefault="00127D43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45A38C" w14:textId="77777777" w:rsidR="00127D43" w:rsidRDefault="00127D43">
    <w:pPr>
      <w:pStyle w:val="Header"/>
    </w:pPr>
    <w:r w:rsidRPr="000E675E">
      <w:rPr>
        <w:noProof/>
      </w:rPr>
      <w:drawing>
        <wp:inline distT="0" distB="0" distL="0" distR="0" wp14:anchorId="37213A24" wp14:editId="10C05A83">
          <wp:extent cx="1019175" cy="600075"/>
          <wp:effectExtent l="0" t="0" r="0" b="0"/>
          <wp:docPr id="1" name="Picture 1" descr="Description: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84360462"/>
      <w:lock w:val="contentLocked"/>
      <w:placeholder>
        <w:docPart w:val="DefaultPlaceholder_1081868574"/>
      </w:placeholder>
    </w:sdtPr>
    <w:sdtContent>
      <w:p w14:paraId="7A1B9B7F" w14:textId="77777777" w:rsidR="00127D43" w:rsidRDefault="00127D43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736C6"/>
    <w:multiLevelType w:val="hybridMultilevel"/>
    <w:tmpl w:val="F942DAF4"/>
    <w:lvl w:ilvl="0" w:tplc="0B5AFAE6">
      <w:start w:val="8"/>
      <w:numFmt w:val="bullet"/>
      <w:lvlText w:val="–"/>
      <w:lvlJc w:val="left"/>
      <w:pPr>
        <w:ind w:left="720" w:hanging="360"/>
      </w:pPr>
      <w:rPr>
        <w:rFonts w:ascii="Verdana" w:eastAsia="MS Mincho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C52A2"/>
    <w:multiLevelType w:val="hybridMultilevel"/>
    <w:tmpl w:val="341EA966"/>
    <w:lvl w:ilvl="0" w:tplc="CC6269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1804BD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193D3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135B2D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81A0F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2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resh Kola">
    <w15:presenceInfo w15:providerId="AD" w15:userId="S-1-5-21-1241872456-1058172877-1847928074-1589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3"/>
    <w:rsid w:val="00001FC7"/>
    <w:rsid w:val="00003006"/>
    <w:rsid w:val="000120AE"/>
    <w:rsid w:val="00012A74"/>
    <w:rsid w:val="000133FE"/>
    <w:rsid w:val="00013FF0"/>
    <w:rsid w:val="00024E7D"/>
    <w:rsid w:val="000346DD"/>
    <w:rsid w:val="00036B5D"/>
    <w:rsid w:val="000477D8"/>
    <w:rsid w:val="00062AD4"/>
    <w:rsid w:val="00062C31"/>
    <w:rsid w:val="00062C4F"/>
    <w:rsid w:val="000631C3"/>
    <w:rsid w:val="00063F69"/>
    <w:rsid w:val="0006628A"/>
    <w:rsid w:val="00076386"/>
    <w:rsid w:val="00076D16"/>
    <w:rsid w:val="00077CB0"/>
    <w:rsid w:val="000A09F6"/>
    <w:rsid w:val="000A3F12"/>
    <w:rsid w:val="000A4BFF"/>
    <w:rsid w:val="000A7D41"/>
    <w:rsid w:val="000B1C77"/>
    <w:rsid w:val="000B3D17"/>
    <w:rsid w:val="000B663D"/>
    <w:rsid w:val="000C0076"/>
    <w:rsid w:val="000C7176"/>
    <w:rsid w:val="000D092B"/>
    <w:rsid w:val="000D19D6"/>
    <w:rsid w:val="000E3867"/>
    <w:rsid w:val="000F32BB"/>
    <w:rsid w:val="00106868"/>
    <w:rsid w:val="00107B42"/>
    <w:rsid w:val="0011378A"/>
    <w:rsid w:val="001153D6"/>
    <w:rsid w:val="00122F97"/>
    <w:rsid w:val="00127304"/>
    <w:rsid w:val="00127D43"/>
    <w:rsid w:val="0013194A"/>
    <w:rsid w:val="001378E4"/>
    <w:rsid w:val="00143AD7"/>
    <w:rsid w:val="0015089E"/>
    <w:rsid w:val="00157EBD"/>
    <w:rsid w:val="0016488A"/>
    <w:rsid w:val="0016707B"/>
    <w:rsid w:val="00170133"/>
    <w:rsid w:val="0017110A"/>
    <w:rsid w:val="001725D4"/>
    <w:rsid w:val="001750E2"/>
    <w:rsid w:val="0018251E"/>
    <w:rsid w:val="0018277D"/>
    <w:rsid w:val="00193C57"/>
    <w:rsid w:val="00196CE7"/>
    <w:rsid w:val="00196EE2"/>
    <w:rsid w:val="0019736B"/>
    <w:rsid w:val="001A3078"/>
    <w:rsid w:val="001A31CA"/>
    <w:rsid w:val="001B0A0F"/>
    <w:rsid w:val="001B6778"/>
    <w:rsid w:val="001B7511"/>
    <w:rsid w:val="001C20EF"/>
    <w:rsid w:val="001C6793"/>
    <w:rsid w:val="001D6FB8"/>
    <w:rsid w:val="001E5412"/>
    <w:rsid w:val="001E6F1C"/>
    <w:rsid w:val="00202579"/>
    <w:rsid w:val="002033FB"/>
    <w:rsid w:val="00204A02"/>
    <w:rsid w:val="0020686A"/>
    <w:rsid w:val="0021122B"/>
    <w:rsid w:val="002119C4"/>
    <w:rsid w:val="00213074"/>
    <w:rsid w:val="002327C2"/>
    <w:rsid w:val="0024209C"/>
    <w:rsid w:val="00243C4E"/>
    <w:rsid w:val="0026542C"/>
    <w:rsid w:val="0026784E"/>
    <w:rsid w:val="0028372D"/>
    <w:rsid w:val="002858F1"/>
    <w:rsid w:val="0029384E"/>
    <w:rsid w:val="002958AA"/>
    <w:rsid w:val="002A3B4C"/>
    <w:rsid w:val="002A3CF5"/>
    <w:rsid w:val="002A6383"/>
    <w:rsid w:val="002A7541"/>
    <w:rsid w:val="002B0220"/>
    <w:rsid w:val="002B6DFF"/>
    <w:rsid w:val="002C1D2E"/>
    <w:rsid w:val="002D3538"/>
    <w:rsid w:val="002D7D0D"/>
    <w:rsid w:val="002F04B5"/>
    <w:rsid w:val="002F09D6"/>
    <w:rsid w:val="002F522F"/>
    <w:rsid w:val="00313022"/>
    <w:rsid w:val="00313199"/>
    <w:rsid w:val="0031496E"/>
    <w:rsid w:val="00316AB7"/>
    <w:rsid w:val="003172FD"/>
    <w:rsid w:val="003316E7"/>
    <w:rsid w:val="0033445E"/>
    <w:rsid w:val="00334F3A"/>
    <w:rsid w:val="00337CB0"/>
    <w:rsid w:val="00342895"/>
    <w:rsid w:val="00346836"/>
    <w:rsid w:val="00346B7D"/>
    <w:rsid w:val="003474BC"/>
    <w:rsid w:val="00350298"/>
    <w:rsid w:val="00351F4B"/>
    <w:rsid w:val="00353CCA"/>
    <w:rsid w:val="003548EE"/>
    <w:rsid w:val="00381B0A"/>
    <w:rsid w:val="00382038"/>
    <w:rsid w:val="00392EED"/>
    <w:rsid w:val="003A11C2"/>
    <w:rsid w:val="003A1AA9"/>
    <w:rsid w:val="003B0964"/>
    <w:rsid w:val="003B5A79"/>
    <w:rsid w:val="003B6768"/>
    <w:rsid w:val="003C00AB"/>
    <w:rsid w:val="003C2360"/>
    <w:rsid w:val="003C5842"/>
    <w:rsid w:val="003E1225"/>
    <w:rsid w:val="003E3FBB"/>
    <w:rsid w:val="0040047F"/>
    <w:rsid w:val="0041520B"/>
    <w:rsid w:val="004155A5"/>
    <w:rsid w:val="004218E5"/>
    <w:rsid w:val="00426DD0"/>
    <w:rsid w:val="00435000"/>
    <w:rsid w:val="00452292"/>
    <w:rsid w:val="0045324D"/>
    <w:rsid w:val="00453A01"/>
    <w:rsid w:val="004552F5"/>
    <w:rsid w:val="00463D1B"/>
    <w:rsid w:val="0046541E"/>
    <w:rsid w:val="004666B4"/>
    <w:rsid w:val="004669E1"/>
    <w:rsid w:val="00480649"/>
    <w:rsid w:val="00482685"/>
    <w:rsid w:val="00486FA0"/>
    <w:rsid w:val="004A0C70"/>
    <w:rsid w:val="004A789E"/>
    <w:rsid w:val="004C0F02"/>
    <w:rsid w:val="004C4A60"/>
    <w:rsid w:val="004E5921"/>
    <w:rsid w:val="004F532E"/>
    <w:rsid w:val="004F75C7"/>
    <w:rsid w:val="005005F6"/>
    <w:rsid w:val="005034B9"/>
    <w:rsid w:val="00506F6A"/>
    <w:rsid w:val="005108C9"/>
    <w:rsid w:val="005113F4"/>
    <w:rsid w:val="00515003"/>
    <w:rsid w:val="00515DB7"/>
    <w:rsid w:val="00522DFE"/>
    <w:rsid w:val="005230AC"/>
    <w:rsid w:val="00530D47"/>
    <w:rsid w:val="005310E1"/>
    <w:rsid w:val="0053277F"/>
    <w:rsid w:val="005327E0"/>
    <w:rsid w:val="0053679E"/>
    <w:rsid w:val="005370DA"/>
    <w:rsid w:val="0054712C"/>
    <w:rsid w:val="005539FA"/>
    <w:rsid w:val="00555BE4"/>
    <w:rsid w:val="0057211D"/>
    <w:rsid w:val="00572D4C"/>
    <w:rsid w:val="00575B90"/>
    <w:rsid w:val="0058023C"/>
    <w:rsid w:val="00583894"/>
    <w:rsid w:val="00585296"/>
    <w:rsid w:val="00586A00"/>
    <w:rsid w:val="005873F1"/>
    <w:rsid w:val="0059719C"/>
    <w:rsid w:val="00597EFD"/>
    <w:rsid w:val="005A6EB4"/>
    <w:rsid w:val="005C01B2"/>
    <w:rsid w:val="005C5001"/>
    <w:rsid w:val="005C6503"/>
    <w:rsid w:val="005C77F1"/>
    <w:rsid w:val="005D6B3E"/>
    <w:rsid w:val="005E0A36"/>
    <w:rsid w:val="005E672B"/>
    <w:rsid w:val="00626B3E"/>
    <w:rsid w:val="00634A90"/>
    <w:rsid w:val="00642C03"/>
    <w:rsid w:val="00646069"/>
    <w:rsid w:val="00646A05"/>
    <w:rsid w:val="006501C1"/>
    <w:rsid w:val="006551AE"/>
    <w:rsid w:val="00656A3B"/>
    <w:rsid w:val="00682BF8"/>
    <w:rsid w:val="00686BAA"/>
    <w:rsid w:val="00692FAD"/>
    <w:rsid w:val="00693FB9"/>
    <w:rsid w:val="006A0776"/>
    <w:rsid w:val="006A0B61"/>
    <w:rsid w:val="006A5C57"/>
    <w:rsid w:val="006A68AD"/>
    <w:rsid w:val="006D3C4F"/>
    <w:rsid w:val="006D5B38"/>
    <w:rsid w:val="006F3D2C"/>
    <w:rsid w:val="00704EF0"/>
    <w:rsid w:val="00716721"/>
    <w:rsid w:val="00717AA7"/>
    <w:rsid w:val="00730F83"/>
    <w:rsid w:val="0073230B"/>
    <w:rsid w:val="007339B4"/>
    <w:rsid w:val="00744973"/>
    <w:rsid w:val="00751CB1"/>
    <w:rsid w:val="00756B0A"/>
    <w:rsid w:val="0075705C"/>
    <w:rsid w:val="0075729E"/>
    <w:rsid w:val="00760D02"/>
    <w:rsid w:val="00767D81"/>
    <w:rsid w:val="00776275"/>
    <w:rsid w:val="00776B4C"/>
    <w:rsid w:val="00784E3F"/>
    <w:rsid w:val="00786561"/>
    <w:rsid w:val="007954EB"/>
    <w:rsid w:val="007A19A9"/>
    <w:rsid w:val="007A1BB9"/>
    <w:rsid w:val="007A29B5"/>
    <w:rsid w:val="007B2745"/>
    <w:rsid w:val="007B3532"/>
    <w:rsid w:val="007B4656"/>
    <w:rsid w:val="007B6FEE"/>
    <w:rsid w:val="007C6379"/>
    <w:rsid w:val="007D42FC"/>
    <w:rsid w:val="007D4A0E"/>
    <w:rsid w:val="007E1832"/>
    <w:rsid w:val="007E190A"/>
    <w:rsid w:val="007E2AA8"/>
    <w:rsid w:val="007E43F0"/>
    <w:rsid w:val="00800267"/>
    <w:rsid w:val="008013B9"/>
    <w:rsid w:val="0080492E"/>
    <w:rsid w:val="00811249"/>
    <w:rsid w:val="008120B2"/>
    <w:rsid w:val="00820F77"/>
    <w:rsid w:val="0082140E"/>
    <w:rsid w:val="00823E3D"/>
    <w:rsid w:val="00830F46"/>
    <w:rsid w:val="00831688"/>
    <w:rsid w:val="008334EE"/>
    <w:rsid w:val="00833857"/>
    <w:rsid w:val="008423B3"/>
    <w:rsid w:val="0084535D"/>
    <w:rsid w:val="00846AB0"/>
    <w:rsid w:val="008507ED"/>
    <w:rsid w:val="00856C5B"/>
    <w:rsid w:val="008579C9"/>
    <w:rsid w:val="008612DC"/>
    <w:rsid w:val="00863868"/>
    <w:rsid w:val="00867994"/>
    <w:rsid w:val="00886699"/>
    <w:rsid w:val="00886BCF"/>
    <w:rsid w:val="008A0C6C"/>
    <w:rsid w:val="008A7FE9"/>
    <w:rsid w:val="008C42C7"/>
    <w:rsid w:val="008D646C"/>
    <w:rsid w:val="008F0DD8"/>
    <w:rsid w:val="008F3302"/>
    <w:rsid w:val="008F4A2A"/>
    <w:rsid w:val="00904654"/>
    <w:rsid w:val="00912AC7"/>
    <w:rsid w:val="009132D0"/>
    <w:rsid w:val="009309B9"/>
    <w:rsid w:val="00932068"/>
    <w:rsid w:val="00932248"/>
    <w:rsid w:val="00933445"/>
    <w:rsid w:val="00935401"/>
    <w:rsid w:val="0093558A"/>
    <w:rsid w:val="00943748"/>
    <w:rsid w:val="00955DD2"/>
    <w:rsid w:val="009656E5"/>
    <w:rsid w:val="00974309"/>
    <w:rsid w:val="009907AB"/>
    <w:rsid w:val="009B1A73"/>
    <w:rsid w:val="009C67DA"/>
    <w:rsid w:val="009C6DAD"/>
    <w:rsid w:val="009D17BA"/>
    <w:rsid w:val="009E494A"/>
    <w:rsid w:val="009E5279"/>
    <w:rsid w:val="009E63E0"/>
    <w:rsid w:val="009F23EB"/>
    <w:rsid w:val="00A06736"/>
    <w:rsid w:val="00A11A7E"/>
    <w:rsid w:val="00A12C8B"/>
    <w:rsid w:val="00A1575B"/>
    <w:rsid w:val="00A21B40"/>
    <w:rsid w:val="00A238B6"/>
    <w:rsid w:val="00A276F1"/>
    <w:rsid w:val="00A34597"/>
    <w:rsid w:val="00A42A3D"/>
    <w:rsid w:val="00A575D2"/>
    <w:rsid w:val="00A57B20"/>
    <w:rsid w:val="00A6054B"/>
    <w:rsid w:val="00A62235"/>
    <w:rsid w:val="00A623F5"/>
    <w:rsid w:val="00A6779F"/>
    <w:rsid w:val="00A80AF6"/>
    <w:rsid w:val="00A84548"/>
    <w:rsid w:val="00A84E84"/>
    <w:rsid w:val="00A8798C"/>
    <w:rsid w:val="00A96C42"/>
    <w:rsid w:val="00AB11C3"/>
    <w:rsid w:val="00AB334C"/>
    <w:rsid w:val="00AB7A1B"/>
    <w:rsid w:val="00AC0C1F"/>
    <w:rsid w:val="00AC3DF2"/>
    <w:rsid w:val="00AC538F"/>
    <w:rsid w:val="00AC7359"/>
    <w:rsid w:val="00AC7CD7"/>
    <w:rsid w:val="00AD5007"/>
    <w:rsid w:val="00AE4881"/>
    <w:rsid w:val="00AE4E4C"/>
    <w:rsid w:val="00AE6A7F"/>
    <w:rsid w:val="00AF08E5"/>
    <w:rsid w:val="00B01A4F"/>
    <w:rsid w:val="00B02AA6"/>
    <w:rsid w:val="00B138CB"/>
    <w:rsid w:val="00B143B3"/>
    <w:rsid w:val="00B17F58"/>
    <w:rsid w:val="00B20EE5"/>
    <w:rsid w:val="00B2272C"/>
    <w:rsid w:val="00B26158"/>
    <w:rsid w:val="00B41C65"/>
    <w:rsid w:val="00B538F1"/>
    <w:rsid w:val="00B64209"/>
    <w:rsid w:val="00B72775"/>
    <w:rsid w:val="00B75552"/>
    <w:rsid w:val="00B80938"/>
    <w:rsid w:val="00B84AFE"/>
    <w:rsid w:val="00B85187"/>
    <w:rsid w:val="00B925AE"/>
    <w:rsid w:val="00B9464E"/>
    <w:rsid w:val="00B96FAC"/>
    <w:rsid w:val="00BA0F0D"/>
    <w:rsid w:val="00BA2640"/>
    <w:rsid w:val="00BB3359"/>
    <w:rsid w:val="00BC0983"/>
    <w:rsid w:val="00BC107A"/>
    <w:rsid w:val="00BD2987"/>
    <w:rsid w:val="00BD4D4B"/>
    <w:rsid w:val="00BD5458"/>
    <w:rsid w:val="00BD62AF"/>
    <w:rsid w:val="00BD7553"/>
    <w:rsid w:val="00BE08CB"/>
    <w:rsid w:val="00BE2BA5"/>
    <w:rsid w:val="00BF7F6E"/>
    <w:rsid w:val="00C004C1"/>
    <w:rsid w:val="00C065C0"/>
    <w:rsid w:val="00C10730"/>
    <w:rsid w:val="00C1217A"/>
    <w:rsid w:val="00C168A3"/>
    <w:rsid w:val="00C21526"/>
    <w:rsid w:val="00C319F1"/>
    <w:rsid w:val="00C36833"/>
    <w:rsid w:val="00C46FC9"/>
    <w:rsid w:val="00C5127F"/>
    <w:rsid w:val="00C53C56"/>
    <w:rsid w:val="00C54646"/>
    <w:rsid w:val="00C57BD0"/>
    <w:rsid w:val="00C614D2"/>
    <w:rsid w:val="00C61674"/>
    <w:rsid w:val="00C67FE6"/>
    <w:rsid w:val="00C828C1"/>
    <w:rsid w:val="00C96382"/>
    <w:rsid w:val="00C96603"/>
    <w:rsid w:val="00C97029"/>
    <w:rsid w:val="00CA0550"/>
    <w:rsid w:val="00CA1AE3"/>
    <w:rsid w:val="00CA53E3"/>
    <w:rsid w:val="00CD2908"/>
    <w:rsid w:val="00CD6FBE"/>
    <w:rsid w:val="00CE04DA"/>
    <w:rsid w:val="00CE5CE1"/>
    <w:rsid w:val="00CE5E31"/>
    <w:rsid w:val="00CE6F57"/>
    <w:rsid w:val="00CF02ED"/>
    <w:rsid w:val="00CF3AEF"/>
    <w:rsid w:val="00CF681B"/>
    <w:rsid w:val="00D01D7E"/>
    <w:rsid w:val="00D11E71"/>
    <w:rsid w:val="00D20102"/>
    <w:rsid w:val="00D2558E"/>
    <w:rsid w:val="00D323DB"/>
    <w:rsid w:val="00D34BFF"/>
    <w:rsid w:val="00D40654"/>
    <w:rsid w:val="00D417F8"/>
    <w:rsid w:val="00D50FDA"/>
    <w:rsid w:val="00D6020F"/>
    <w:rsid w:val="00D659F1"/>
    <w:rsid w:val="00D676D4"/>
    <w:rsid w:val="00D70C19"/>
    <w:rsid w:val="00D72A33"/>
    <w:rsid w:val="00D76AC7"/>
    <w:rsid w:val="00D90A5F"/>
    <w:rsid w:val="00D9147E"/>
    <w:rsid w:val="00D957E3"/>
    <w:rsid w:val="00DA1412"/>
    <w:rsid w:val="00DA1595"/>
    <w:rsid w:val="00DA15F5"/>
    <w:rsid w:val="00DA7A14"/>
    <w:rsid w:val="00DB6FF7"/>
    <w:rsid w:val="00DC18CE"/>
    <w:rsid w:val="00DC65FB"/>
    <w:rsid w:val="00DD597D"/>
    <w:rsid w:val="00DE1B1D"/>
    <w:rsid w:val="00DE284F"/>
    <w:rsid w:val="00DE3975"/>
    <w:rsid w:val="00DF093E"/>
    <w:rsid w:val="00E01178"/>
    <w:rsid w:val="00E23B98"/>
    <w:rsid w:val="00E346FC"/>
    <w:rsid w:val="00E64CDD"/>
    <w:rsid w:val="00E718B8"/>
    <w:rsid w:val="00E72D10"/>
    <w:rsid w:val="00E7378C"/>
    <w:rsid w:val="00E74904"/>
    <w:rsid w:val="00E963AF"/>
    <w:rsid w:val="00EA224E"/>
    <w:rsid w:val="00EA46CE"/>
    <w:rsid w:val="00EB09EE"/>
    <w:rsid w:val="00EB24AD"/>
    <w:rsid w:val="00EB486A"/>
    <w:rsid w:val="00EB5BC6"/>
    <w:rsid w:val="00EC42FD"/>
    <w:rsid w:val="00ED1DC4"/>
    <w:rsid w:val="00ED40A1"/>
    <w:rsid w:val="00EE348A"/>
    <w:rsid w:val="00EF22B2"/>
    <w:rsid w:val="00EF642A"/>
    <w:rsid w:val="00EF7B3B"/>
    <w:rsid w:val="00F00269"/>
    <w:rsid w:val="00F03298"/>
    <w:rsid w:val="00F04D8D"/>
    <w:rsid w:val="00F05AB6"/>
    <w:rsid w:val="00F12EA8"/>
    <w:rsid w:val="00F2678A"/>
    <w:rsid w:val="00F27072"/>
    <w:rsid w:val="00F32DC2"/>
    <w:rsid w:val="00F356C8"/>
    <w:rsid w:val="00F52114"/>
    <w:rsid w:val="00F55A72"/>
    <w:rsid w:val="00F56D64"/>
    <w:rsid w:val="00F80E76"/>
    <w:rsid w:val="00F8473B"/>
    <w:rsid w:val="00F8668F"/>
    <w:rsid w:val="00F903B8"/>
    <w:rsid w:val="00F90E69"/>
    <w:rsid w:val="00F911D3"/>
    <w:rsid w:val="00F9193E"/>
    <w:rsid w:val="00F93B2C"/>
    <w:rsid w:val="00FA00BF"/>
    <w:rsid w:val="00FA0D4A"/>
    <w:rsid w:val="00FA7666"/>
    <w:rsid w:val="00FB3D62"/>
    <w:rsid w:val="00FB44FF"/>
    <w:rsid w:val="00FC4DFD"/>
    <w:rsid w:val="00FC788C"/>
    <w:rsid w:val="00FD536A"/>
    <w:rsid w:val="00FE09B7"/>
    <w:rsid w:val="00FE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B8665"/>
  <w15:docId w15:val="{F7526D72-8893-472B-99F9-0F3DF28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3E3"/>
    <w:pPr>
      <w:spacing w:before="120" w:after="120"/>
    </w:pPr>
    <w:rPr>
      <w:rFonts w:eastAsia="MS Mincho" w:cs="Times New Roman"/>
    </w:rPr>
  </w:style>
  <w:style w:type="paragraph" w:styleId="Heading1">
    <w:name w:val="heading 1"/>
    <w:aliases w:val="H1,Chapter Title,ct"/>
    <w:basedOn w:val="Normal"/>
    <w:next w:val="Normal"/>
    <w:link w:val="Heading1Char"/>
    <w:qFormat/>
    <w:rsid w:val="00CA53E3"/>
    <w:pPr>
      <w:keepNext/>
      <w:keepLines/>
      <w:pageBreakBefore/>
      <w:numPr>
        <w:numId w:val="1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/>
      <w:bCs/>
      <w:color w:val="1F497D"/>
      <w:sz w:val="32"/>
      <w:szCs w:val="28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CA53E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CA53E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4">
    <w:name w:val="heading 4"/>
    <w:aliases w:val="3rd Level Head"/>
    <w:basedOn w:val="Normal"/>
    <w:next w:val="Normal"/>
    <w:link w:val="Heading4Char"/>
    <w:unhideWhenUsed/>
    <w:qFormat/>
    <w:rsid w:val="00CA53E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eastAsia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CA53E3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eastAsia="Times New Roman"/>
      <w:color w:val="1F497D"/>
    </w:rPr>
  </w:style>
  <w:style w:type="paragraph" w:styleId="Heading6">
    <w:name w:val="heading 6"/>
    <w:basedOn w:val="Normal"/>
    <w:next w:val="Normal"/>
    <w:link w:val="Heading6Char"/>
    <w:unhideWhenUsed/>
    <w:qFormat/>
    <w:rsid w:val="00CA53E3"/>
    <w:pPr>
      <w:keepNext/>
      <w:keepLines/>
      <w:numPr>
        <w:ilvl w:val="5"/>
        <w:numId w:val="1"/>
      </w:numPr>
      <w:spacing w:before="200" w:after="0"/>
      <w:outlineLvl w:val="5"/>
    </w:pPr>
    <w:rPr>
      <w:rFonts w:eastAsia="Times New Roman"/>
      <w:i/>
      <w:iCs/>
      <w:color w:val="1F497D"/>
    </w:rPr>
  </w:style>
  <w:style w:type="paragraph" w:styleId="Heading7">
    <w:name w:val="heading 7"/>
    <w:basedOn w:val="Normal"/>
    <w:next w:val="Normal"/>
    <w:link w:val="Heading7Char"/>
    <w:unhideWhenUsed/>
    <w:qFormat/>
    <w:rsid w:val="00CA53E3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CA53E3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A53E3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 Title Char,ct Char"/>
    <w:basedOn w:val="DefaultParagraphFont"/>
    <w:link w:val="Heading1"/>
    <w:rsid w:val="00CA53E3"/>
    <w:rPr>
      <w:rFonts w:eastAsia="Times New Roman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CA53E3"/>
    <w:rPr>
      <w:rFonts w:eastAsia="Times New Roman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CA53E3"/>
    <w:rPr>
      <w:rFonts w:eastAsia="Times New Roman" w:cs="Times New Roman"/>
      <w:bCs/>
      <w:color w:val="1F497D"/>
      <w:sz w:val="24"/>
    </w:rPr>
  </w:style>
  <w:style w:type="character" w:customStyle="1" w:styleId="Heading4Char">
    <w:name w:val="Heading 4 Char"/>
    <w:aliases w:val="3rd Level Head Char"/>
    <w:basedOn w:val="DefaultParagraphFont"/>
    <w:link w:val="Heading4"/>
    <w:rsid w:val="00CA53E3"/>
    <w:rPr>
      <w:rFonts w:eastAsia="Times New Roman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CA53E3"/>
    <w:rPr>
      <w:rFonts w:eastAsia="Times New Roman" w:cs="Times New Roman"/>
      <w:color w:val="1F497D"/>
    </w:rPr>
  </w:style>
  <w:style w:type="character" w:customStyle="1" w:styleId="Heading6Char">
    <w:name w:val="Heading 6 Char"/>
    <w:basedOn w:val="DefaultParagraphFont"/>
    <w:link w:val="Heading6"/>
    <w:rsid w:val="00CA53E3"/>
    <w:rPr>
      <w:rFonts w:eastAsia="Times New Roman" w:cs="Times New Roman"/>
      <w:i/>
      <w:iCs/>
      <w:color w:val="1F497D"/>
    </w:rPr>
  </w:style>
  <w:style w:type="character" w:customStyle="1" w:styleId="Heading7Char">
    <w:name w:val="Heading 7 Char"/>
    <w:basedOn w:val="DefaultParagraphFont"/>
    <w:link w:val="Heading7"/>
    <w:rsid w:val="00CA53E3"/>
    <w:rPr>
      <w:rFonts w:eastAsia="Times New Roman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sid w:val="00CA53E3"/>
    <w:rPr>
      <w:rFonts w:eastAsia="Times New Roman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A53E3"/>
    <w:rPr>
      <w:rFonts w:eastAsia="Times New Roman" w:cs="Times New Roman"/>
      <w:i/>
      <w:iCs/>
      <w:color w:val="404040"/>
      <w:sz w:val="20"/>
      <w:szCs w:val="20"/>
    </w:rPr>
  </w:style>
  <w:style w:type="paragraph" w:customStyle="1" w:styleId="Default">
    <w:name w:val="Default"/>
    <w:rsid w:val="00CA53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CA53E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CA53E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CA53E3"/>
    <w:rPr>
      <w:rFonts w:ascii="Calibri" w:eastAsia="Calibri" w:hAnsi="Calibri" w:cs="Mangal"/>
      <w:sz w:val="20"/>
      <w:szCs w:val="20"/>
    </w:rPr>
  </w:style>
  <w:style w:type="table" w:customStyle="1" w:styleId="TableGrid">
    <w:name w:val="TableGrid"/>
    <w:rsid w:val="00CA53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A53E3"/>
    <w:pPr>
      <w:spacing w:after="0" w:line="240" w:lineRule="auto"/>
    </w:pPr>
    <w:rPr>
      <w:rFonts w:eastAsia="MS Mincho" w:cs="Times New Roman"/>
    </w:rPr>
  </w:style>
  <w:style w:type="paragraph" w:styleId="Header">
    <w:name w:val="header"/>
    <w:basedOn w:val="Normal"/>
    <w:link w:val="HeaderChar"/>
    <w:unhideWhenUsed/>
    <w:rsid w:val="00346836"/>
    <w:pPr>
      <w:tabs>
        <w:tab w:val="center" w:pos="4680"/>
        <w:tab w:val="right" w:pos="9360"/>
      </w:tabs>
      <w:spacing w:before="0" w:after="0" w:line="240" w:lineRule="auto"/>
    </w:pPr>
    <w:rPr>
      <w:rFonts w:ascii="Arial" w:eastAsia="Times New Roman" w:hAnsi="Arial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346836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346836"/>
    <w:pPr>
      <w:pBdr>
        <w:top w:val="single" w:sz="4" w:space="1" w:color="808080"/>
      </w:pBdr>
      <w:tabs>
        <w:tab w:val="right" w:pos="979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36"/>
    <w:rPr>
      <w:rFonts w:eastAsia="MS Mincho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49"/>
    <w:rPr>
      <w:rFonts w:ascii="Segoe UI" w:eastAsia="MS Mincho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A84548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character" w:styleId="CommentReference">
    <w:name w:val="annotation reference"/>
    <w:uiPriority w:val="99"/>
    <w:rsid w:val="00D70C19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8064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4F532E"/>
    <w:pPr>
      <w:ind w:left="720"/>
      <w:contextualSpacing/>
    </w:pPr>
    <w:rPr>
      <w:rFonts w:ascii="Arial" w:hAnsi="Arial"/>
    </w:rPr>
  </w:style>
  <w:style w:type="character" w:customStyle="1" w:styleId="ListParagraphChar">
    <w:name w:val="List Paragraph Char"/>
    <w:link w:val="ListParagraph"/>
    <w:uiPriority w:val="34"/>
    <w:locked/>
    <w:rsid w:val="004F532E"/>
    <w:rPr>
      <w:rFonts w:ascii="Arial" w:eastAsia="MS Mincho" w:hAnsi="Arial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7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7C2"/>
    <w:rPr>
      <w:rFonts w:eastAsia="MS Minch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C2"/>
    <w:rPr>
      <w:rFonts w:eastAsia="MS Mincho" w:cs="Times New Roman"/>
      <w:b/>
      <w:bCs/>
      <w:sz w:val="20"/>
      <w:szCs w:val="20"/>
    </w:rPr>
  </w:style>
  <w:style w:type="table" w:styleId="TableGrid0">
    <w:name w:val="Table Grid"/>
    <w:basedOn w:val="TableNormal"/>
    <w:uiPriority w:val="59"/>
    <w:rsid w:val="0006628A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232C6-CC20-4B67-BC63-5F9A7C26858A}"/>
      </w:docPartPr>
      <w:docPartBody>
        <w:p w:rsidR="00910EDA" w:rsidRDefault="00DF5B4E">
          <w:r w:rsidRPr="00F161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4E"/>
    <w:rsid w:val="00046137"/>
    <w:rsid w:val="000F32E8"/>
    <w:rsid w:val="0011169D"/>
    <w:rsid w:val="0012121D"/>
    <w:rsid w:val="00177D34"/>
    <w:rsid w:val="001F7F95"/>
    <w:rsid w:val="00295C17"/>
    <w:rsid w:val="0039676C"/>
    <w:rsid w:val="004A5AF8"/>
    <w:rsid w:val="005502A8"/>
    <w:rsid w:val="007413C1"/>
    <w:rsid w:val="007D51E1"/>
    <w:rsid w:val="008C4778"/>
    <w:rsid w:val="008E589A"/>
    <w:rsid w:val="00910EDA"/>
    <w:rsid w:val="00933AEB"/>
    <w:rsid w:val="00993B54"/>
    <w:rsid w:val="009C1F7D"/>
    <w:rsid w:val="00A55F62"/>
    <w:rsid w:val="00A6604B"/>
    <w:rsid w:val="00A7178F"/>
    <w:rsid w:val="00A81C7C"/>
    <w:rsid w:val="00CE4F2A"/>
    <w:rsid w:val="00D46F70"/>
    <w:rsid w:val="00DA75E9"/>
    <w:rsid w:val="00DF5B4E"/>
    <w:rsid w:val="00E97531"/>
    <w:rsid w:val="00EB59F2"/>
    <w:rsid w:val="00F5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B4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RAKBANK-Internal</attrValue>
  <customPropName>RAKBANK Classification</customPropName>
  <timestamp>4/20/2023 7:21:14 PM</timestamp>
  <userName>WATANI_RAK\vbibin</userName>
  <computerName>RBDT5143.rakbank.co.ae</computerName>
  <guid>{d44ec85a-c2a4-4614-94cc-77e0a80429f8}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278CF-72CC-4F47-9E23-A9119D54C1B5}">
  <ds:schemaRefs/>
</ds:datastoreItem>
</file>

<file path=customXml/itemProps2.xml><?xml version="1.0" encoding="utf-8"?>
<ds:datastoreItem xmlns:ds="http://schemas.openxmlformats.org/officeDocument/2006/customXml" ds:itemID="{E5D16849-96DB-41FA-95F4-2B29C6F5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5771</TotalTime>
  <Pages>17</Pages>
  <Words>1242</Words>
  <Characters>19087</Characters>
  <Application>Microsoft Office Word</Application>
  <DocSecurity>0</DocSecurity>
  <Lines>795</Lines>
  <Paragraphs>781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19548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ahhalge</dc:creator>
  <cp:keywords>ClassificationData:&lt;RAKBANK Classification:RAKBANK-Internal&gt;</cp:keywords>
  <cp:lastModifiedBy>Naresh Kola</cp:lastModifiedBy>
  <cp:revision>293</cp:revision>
  <dcterms:created xsi:type="dcterms:W3CDTF">2023-12-18T09:43:00Z</dcterms:created>
  <dcterms:modified xsi:type="dcterms:W3CDTF">2024-05-24T06:32:00Z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WATANI_RAK\vbibin</vt:lpwstr>
  </property>
  <property fmtid="{D5CDD505-2E9C-101B-9397-08002B2CF9AE}" pid="4" name="ClassificationHost">
    <vt:lpwstr>RBDT5143.rakbank.co.ae</vt:lpwstr>
  </property>
  <property fmtid="{D5CDD505-2E9C-101B-9397-08002B2CF9AE}" pid="5" name="ClassificationDate">
    <vt:lpwstr>4/20/2023 7:21:14 PM</vt:lpwstr>
  </property>
  <property fmtid="{D5CDD505-2E9C-101B-9397-08002B2CF9AE}" pid="6" name="ClassificationGUID">
    <vt:lpwstr>{d44ec85a-c2a4-4614-94cc-77e0a80429f8}</vt:lpwstr>
  </property>
</Properties>
</file>